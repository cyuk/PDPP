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97998945"/>
        <w:docPartObj>
          <w:docPartGallery w:val="Cover Pages"/>
          <w:docPartUnique/>
        </w:docPartObj>
      </w:sdtPr>
      <w:sdtEndPr>
        <w:rPr>
          <w:rFonts w:cs="Arial"/>
          <w:sz w:val="24"/>
          <w:szCs w:val="24"/>
        </w:rPr>
      </w:sdtEndPr>
      <w:sdtContent>
        <w:p w:rsidR="00963039" w:rsidRDefault="00963039">
          <w:pPr>
            <w:pStyle w:val="NoSpacing"/>
            <w:rPr>
              <w:sz w:val="2"/>
            </w:rPr>
          </w:pPr>
        </w:p>
        <w:p w:rsidR="00963039" w:rsidRDefault="00963039"/>
        <w:tbl>
          <w:tblPr>
            <w:tblStyle w:val="TableGrid"/>
            <w:tblpPr w:leftFromText="180" w:rightFromText="180" w:vertAnchor="page" w:horzAnchor="margin" w:tblpY="39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039" w:rsidRPr="003C591E" w:rsidTr="001C26A7">
            <w:tc>
              <w:tcPr>
                <w:tcW w:w="9016" w:type="dxa"/>
                <w:gridSpan w:val="2"/>
              </w:tcPr>
              <w:p w:rsidR="00963039" w:rsidRPr="00D601C8" w:rsidRDefault="00963039" w:rsidP="001C26A7">
                <w:pPr>
                  <w:jc w:val="center"/>
                  <w:rPr>
                    <w:rFonts w:cs="Arial"/>
                    <w:b/>
                    <w:szCs w:val="24"/>
                  </w:rPr>
                </w:pPr>
                <w:r w:rsidRPr="00D601C8">
                  <w:rPr>
                    <w:rFonts w:cs="Arial"/>
                    <w:b/>
                    <w:szCs w:val="24"/>
                  </w:rPr>
                  <w:t>Personal Development and Project Planning – CPG 504</w:t>
                </w:r>
              </w:p>
            </w:tc>
          </w:tr>
          <w:tr w:rsidR="00963039" w:rsidRPr="003C591E" w:rsidTr="001C26A7">
            <w:trPr>
              <w:trHeight w:val="708"/>
            </w:trPr>
            <w:tc>
              <w:tcPr>
                <w:tcW w:w="9016" w:type="dxa"/>
                <w:gridSpan w:val="2"/>
              </w:tcPr>
              <w:p w:rsidR="00963039" w:rsidRPr="00D601C8" w:rsidRDefault="00963039" w:rsidP="001C26A7">
                <w:pPr>
                  <w:jc w:val="center"/>
                  <w:rPr>
                    <w:rFonts w:cs="Arial"/>
                    <w:b/>
                    <w:szCs w:val="24"/>
                  </w:rPr>
                </w:pPr>
                <w:r w:rsidRPr="00D601C8">
                  <w:rPr>
                    <w:rFonts w:cs="Arial"/>
                    <w:b/>
                    <w:szCs w:val="24"/>
                  </w:rPr>
                  <w:t>Group Report, Assignment AE1</w:t>
                </w:r>
              </w:p>
            </w:tc>
          </w:tr>
          <w:tr w:rsidR="00963039" w:rsidRPr="003C591E" w:rsidTr="001C26A7">
            <w:tc>
              <w:tcPr>
                <w:tcW w:w="9016" w:type="dxa"/>
                <w:gridSpan w:val="2"/>
              </w:tcPr>
              <w:p w:rsidR="00963039" w:rsidRPr="003C591E" w:rsidRDefault="00963039" w:rsidP="00881906">
                <w:pPr>
                  <w:jc w:val="center"/>
                  <w:rPr>
                    <w:rFonts w:cs="Arial"/>
                    <w:szCs w:val="24"/>
                  </w:rPr>
                </w:pPr>
                <w:r w:rsidRPr="00D601C8">
                  <w:rPr>
                    <w:rFonts w:cs="Arial"/>
                    <w:b/>
                    <w:szCs w:val="24"/>
                  </w:rPr>
                  <w:t>Tutor:</w:t>
                </w:r>
                <w:r w:rsidRPr="003C591E">
                  <w:rPr>
                    <w:rFonts w:cs="Arial"/>
                    <w:szCs w:val="24"/>
                  </w:rPr>
                  <w:t xml:space="preserve"> Peter Jones</w:t>
                </w:r>
              </w:p>
            </w:tc>
          </w:tr>
          <w:tr w:rsidR="00963039" w:rsidRPr="003C591E" w:rsidTr="001C26A7">
            <w:tc>
              <w:tcPr>
                <w:tcW w:w="4508" w:type="dxa"/>
              </w:tcPr>
              <w:p w:rsidR="00963039" w:rsidRPr="00D601C8" w:rsidRDefault="00CA3AE7" w:rsidP="00881906">
                <w:pPr>
                  <w:rPr>
                    <w:rFonts w:cs="Arial"/>
                    <w:b/>
                    <w:szCs w:val="24"/>
                  </w:rPr>
                </w:pPr>
                <w:r>
                  <w:rPr>
                    <w:rFonts w:cs="Arial"/>
                    <w:b/>
                    <w:szCs w:val="24"/>
                  </w:rPr>
                  <w:t xml:space="preserve">                  </w:t>
                </w:r>
                <w:r w:rsidR="00963039" w:rsidRPr="00D601C8">
                  <w:rPr>
                    <w:rFonts w:cs="Arial"/>
                    <w:b/>
                    <w:szCs w:val="24"/>
                  </w:rPr>
                  <w:t>Student Name</w:t>
                </w:r>
              </w:p>
            </w:tc>
            <w:tc>
              <w:tcPr>
                <w:tcW w:w="4508" w:type="dxa"/>
              </w:tcPr>
              <w:p w:rsidR="00963039" w:rsidRPr="00D601C8" w:rsidRDefault="00CA3AE7" w:rsidP="00881906">
                <w:pPr>
                  <w:rPr>
                    <w:rFonts w:cs="Arial"/>
                    <w:b/>
                    <w:szCs w:val="24"/>
                  </w:rPr>
                </w:pPr>
                <w:r>
                  <w:rPr>
                    <w:rFonts w:cs="Arial"/>
                    <w:b/>
                    <w:szCs w:val="24"/>
                  </w:rPr>
                  <w:t xml:space="preserve">            </w:t>
                </w:r>
                <w:r w:rsidR="00963039" w:rsidRPr="00D601C8">
                  <w:rPr>
                    <w:rFonts w:cs="Arial"/>
                    <w:b/>
                    <w:szCs w:val="24"/>
                  </w:rPr>
                  <w:t>Student Number</w:t>
                </w:r>
              </w:p>
            </w:tc>
          </w:tr>
          <w:tr w:rsidR="00963039" w:rsidRPr="003C591E" w:rsidTr="001C26A7">
            <w:tc>
              <w:tcPr>
                <w:tcW w:w="4508" w:type="dxa"/>
              </w:tcPr>
              <w:p w:rsidR="00963039" w:rsidRPr="003C591E" w:rsidRDefault="00CA3AE7" w:rsidP="00881906">
                <w:pPr>
                  <w:rPr>
                    <w:rFonts w:cs="Arial"/>
                    <w:szCs w:val="24"/>
                  </w:rPr>
                </w:pPr>
                <w:r>
                  <w:rPr>
                    <w:rFonts w:cs="Arial"/>
                    <w:szCs w:val="24"/>
                  </w:rPr>
                  <w:t xml:space="preserve">                  </w:t>
                </w:r>
                <w:r w:rsidR="00963039" w:rsidRPr="003C591E">
                  <w:rPr>
                    <w:rFonts w:cs="Arial"/>
                    <w:szCs w:val="24"/>
                  </w:rPr>
                  <w:t>Christopher Youd</w:t>
                </w:r>
              </w:p>
            </w:tc>
            <w:tc>
              <w:tcPr>
                <w:tcW w:w="4508" w:type="dxa"/>
              </w:tcPr>
              <w:p w:rsidR="00963039" w:rsidRPr="003C591E" w:rsidRDefault="00CA3AE7" w:rsidP="00881906">
                <w:pPr>
                  <w:rPr>
                    <w:rFonts w:cs="Arial"/>
                    <w:szCs w:val="24"/>
                  </w:rPr>
                </w:pPr>
                <w:r>
                  <w:rPr>
                    <w:rFonts w:cs="Arial"/>
                    <w:szCs w:val="24"/>
                  </w:rPr>
                  <w:t xml:space="preserve">            </w:t>
                </w:r>
                <w:r w:rsidR="00963039" w:rsidRPr="003C591E">
                  <w:rPr>
                    <w:rFonts w:cs="Arial"/>
                    <w:szCs w:val="24"/>
                  </w:rPr>
                  <w:t>Q12376396</w:t>
                </w:r>
              </w:p>
            </w:tc>
          </w:tr>
          <w:tr w:rsidR="00963039" w:rsidRPr="003C591E" w:rsidTr="001C26A7">
            <w:tc>
              <w:tcPr>
                <w:tcW w:w="4508" w:type="dxa"/>
              </w:tcPr>
              <w:p w:rsidR="00963039" w:rsidRPr="003C591E" w:rsidRDefault="00CA3AE7" w:rsidP="00881906">
                <w:pPr>
                  <w:rPr>
                    <w:rFonts w:cs="Arial"/>
                    <w:szCs w:val="24"/>
                  </w:rPr>
                </w:pPr>
                <w:r>
                  <w:rPr>
                    <w:rFonts w:cs="Arial"/>
                    <w:szCs w:val="24"/>
                  </w:rPr>
                  <w:t xml:space="preserve">                  </w:t>
                </w:r>
                <w:r w:rsidR="00963039" w:rsidRPr="003C591E">
                  <w:rPr>
                    <w:rFonts w:cs="Arial"/>
                    <w:szCs w:val="24"/>
                  </w:rPr>
                  <w:t>Finn Truman</w:t>
                </w:r>
              </w:p>
            </w:tc>
            <w:tc>
              <w:tcPr>
                <w:tcW w:w="4508" w:type="dxa"/>
              </w:tcPr>
              <w:p w:rsidR="00963039" w:rsidRPr="003C591E" w:rsidRDefault="00CA3AE7" w:rsidP="00881906">
                <w:pPr>
                  <w:rPr>
                    <w:rFonts w:cs="Arial"/>
                    <w:szCs w:val="24"/>
                  </w:rPr>
                </w:pPr>
                <w:r>
                  <w:rPr>
                    <w:rFonts w:cs="Arial"/>
                    <w:szCs w:val="24"/>
                  </w:rPr>
                  <w:t xml:space="preserve">            </w:t>
                </w:r>
                <w:r w:rsidR="00963039" w:rsidRPr="003C591E">
                  <w:rPr>
                    <w:rFonts w:cs="Arial"/>
                    <w:szCs w:val="24"/>
                  </w:rPr>
                  <w:t>Q12275417</w:t>
                </w:r>
              </w:p>
            </w:tc>
          </w:tr>
          <w:tr w:rsidR="00963039" w:rsidRPr="003C591E" w:rsidTr="001C26A7">
            <w:tc>
              <w:tcPr>
                <w:tcW w:w="4508" w:type="dxa"/>
              </w:tcPr>
              <w:p w:rsidR="00963039" w:rsidRPr="003C591E" w:rsidRDefault="00CA3AE7" w:rsidP="00881906">
                <w:pPr>
                  <w:rPr>
                    <w:rFonts w:cs="Arial"/>
                    <w:szCs w:val="24"/>
                  </w:rPr>
                </w:pPr>
                <w:r>
                  <w:rPr>
                    <w:rFonts w:cs="Arial"/>
                    <w:szCs w:val="24"/>
                  </w:rPr>
                  <w:t xml:space="preserve">                  </w:t>
                </w:r>
                <w:r w:rsidR="00963039" w:rsidRPr="003C591E">
                  <w:rPr>
                    <w:rFonts w:cs="Arial"/>
                    <w:szCs w:val="24"/>
                  </w:rPr>
                  <w:t>Christopher Pryor</w:t>
                </w:r>
              </w:p>
            </w:tc>
            <w:tc>
              <w:tcPr>
                <w:tcW w:w="4508" w:type="dxa"/>
              </w:tcPr>
              <w:p w:rsidR="00963039" w:rsidRPr="003C591E" w:rsidRDefault="00CA3AE7" w:rsidP="00881906">
                <w:pPr>
                  <w:rPr>
                    <w:rFonts w:cs="Arial"/>
                    <w:szCs w:val="24"/>
                  </w:rPr>
                </w:pPr>
                <w:r>
                  <w:rPr>
                    <w:rFonts w:cs="Arial"/>
                    <w:szCs w:val="24"/>
                  </w:rPr>
                  <w:t xml:space="preserve">            </w:t>
                </w:r>
                <w:r w:rsidR="006D00AA">
                  <w:rPr>
                    <w:rFonts w:cs="Arial"/>
                    <w:szCs w:val="24"/>
                  </w:rPr>
                  <w:t>Q12328545</w:t>
                </w:r>
              </w:p>
            </w:tc>
          </w:tr>
        </w:tbl>
        <w:p w:rsidR="00963039" w:rsidRDefault="00963039">
          <w:pPr>
            <w:spacing w:line="259" w:lineRule="auto"/>
            <w:rPr>
              <w:rFonts w:cs="Arial"/>
              <w:szCs w:val="24"/>
            </w:rPr>
          </w:pPr>
          <w:r>
            <w:rPr>
              <w:rFonts w:cs="Arial"/>
              <w:szCs w:val="24"/>
            </w:rPr>
            <w:br w:type="page"/>
          </w:r>
        </w:p>
      </w:sdtContent>
    </w:sdt>
    <w:p w:rsidR="009D5859" w:rsidRPr="003C336D" w:rsidRDefault="009D5859" w:rsidP="00320857">
      <w:pPr>
        <w:pStyle w:val="Heading1"/>
        <w:jc w:val="both"/>
        <w:rPr>
          <w:sz w:val="24"/>
          <w:szCs w:val="24"/>
        </w:rPr>
      </w:pPr>
      <w:r w:rsidRPr="003C336D">
        <w:rPr>
          <w:sz w:val="24"/>
          <w:szCs w:val="24"/>
        </w:rPr>
        <w:lastRenderedPageBreak/>
        <w:t>Introduction</w:t>
      </w:r>
    </w:p>
    <w:p w:rsidR="00424ABE" w:rsidRDefault="00424ABE" w:rsidP="00320857">
      <w:pPr>
        <w:jc w:val="both"/>
        <w:rPr>
          <w:rFonts w:cs="Arial"/>
          <w:szCs w:val="24"/>
        </w:rPr>
      </w:pPr>
      <w:r>
        <w:rPr>
          <w:rFonts w:cs="Arial"/>
          <w:szCs w:val="24"/>
        </w:rPr>
        <w:t xml:space="preserve">The aim of this report is to produce job advertisements for an Indie Game studio who are looking to recruit for 3 roles, these being an Artist, Programmer, Designer or Level Designer. </w:t>
      </w:r>
    </w:p>
    <w:p w:rsidR="00F853CC" w:rsidRDefault="007026D1" w:rsidP="00320857">
      <w:pPr>
        <w:jc w:val="both"/>
        <w:rPr>
          <w:rFonts w:cs="Arial"/>
          <w:szCs w:val="24"/>
        </w:rPr>
      </w:pPr>
      <w:r>
        <w:rPr>
          <w:rFonts w:cs="Arial"/>
          <w:szCs w:val="24"/>
        </w:rPr>
        <w:t xml:space="preserve">This project was group based, and upon meeting we decided that we would base our Indie Game Studio in Southampton and there was flexibility within the brief for us to decide what platform to develop for as well as the game engine to use and art style. We decided that we would use Unity as our Game Engine in a 2D capacity. As the </w:t>
      </w:r>
      <w:r w:rsidR="00D601C8">
        <w:rPr>
          <w:rFonts w:cs="Arial"/>
          <w:szCs w:val="24"/>
        </w:rPr>
        <w:t>game</w:t>
      </w:r>
      <w:r>
        <w:rPr>
          <w:rFonts w:cs="Arial"/>
          <w:szCs w:val="24"/>
        </w:rPr>
        <w:t xml:space="preserve"> would be developed within Unity there are a number of platforms that it can be ported to.</w:t>
      </w:r>
    </w:p>
    <w:p w:rsidR="00D601C8" w:rsidRPr="003C591E" w:rsidRDefault="00D601C8" w:rsidP="00320857">
      <w:pPr>
        <w:jc w:val="both"/>
        <w:rPr>
          <w:rFonts w:cs="Arial"/>
          <w:szCs w:val="24"/>
        </w:rPr>
      </w:pPr>
      <w:r>
        <w:rPr>
          <w:rFonts w:cs="Arial"/>
          <w:szCs w:val="24"/>
        </w:rPr>
        <w:t>For this project, we would need to research real life advertisements and base the adds the group creates upon these. As the brief given does not explicitly state the experience level required for the job adverts, a decision was made to aim for graduate positions.</w:t>
      </w:r>
    </w:p>
    <w:p w:rsidR="00286AC1" w:rsidRPr="003C591E" w:rsidRDefault="00286AC1" w:rsidP="00320857">
      <w:pPr>
        <w:jc w:val="both"/>
        <w:rPr>
          <w:rFonts w:cs="Arial"/>
          <w:szCs w:val="24"/>
        </w:rPr>
      </w:pPr>
      <w:r w:rsidRPr="003C591E">
        <w:rPr>
          <w:rFonts w:cs="Arial"/>
          <w:szCs w:val="24"/>
        </w:rPr>
        <w:t>In this report, there are the three job adverts we made as a team, the rationales for each as written by the team member that made the respective advert, a reflection on the project and the appendix containing the adverts we found.</w:t>
      </w:r>
    </w:p>
    <w:p w:rsidR="00D1380E" w:rsidRPr="003C591E" w:rsidRDefault="00D1380E" w:rsidP="00320857">
      <w:pPr>
        <w:jc w:val="both"/>
        <w:rPr>
          <w:rFonts w:cs="Arial"/>
          <w:szCs w:val="24"/>
        </w:rPr>
      </w:pPr>
      <w:r w:rsidRPr="003C591E">
        <w:rPr>
          <w:rFonts w:cs="Arial"/>
          <w:szCs w:val="24"/>
        </w:rPr>
        <w:br w:type="page"/>
      </w:r>
    </w:p>
    <w:p w:rsidR="00F65024" w:rsidRPr="00651BA5" w:rsidRDefault="00F65024" w:rsidP="00651BA5">
      <w:pPr>
        <w:pStyle w:val="Heading1"/>
        <w:rPr>
          <w:sz w:val="24"/>
          <w:szCs w:val="24"/>
        </w:rPr>
      </w:pPr>
      <w:r w:rsidRPr="00651BA5">
        <w:rPr>
          <w:sz w:val="24"/>
          <w:szCs w:val="24"/>
        </w:rPr>
        <w:lastRenderedPageBreak/>
        <w:t>Job adverts</w:t>
      </w:r>
    </w:p>
    <w:p w:rsidR="009D5859" w:rsidRPr="003C336D" w:rsidRDefault="00C23E83" w:rsidP="00320857">
      <w:pPr>
        <w:pStyle w:val="Heading2"/>
        <w:spacing w:line="360" w:lineRule="auto"/>
        <w:rPr>
          <w:sz w:val="24"/>
          <w:szCs w:val="24"/>
          <w:u w:val="single"/>
        </w:rPr>
      </w:pPr>
      <w:r w:rsidRPr="003C336D">
        <w:rPr>
          <w:sz w:val="24"/>
          <w:szCs w:val="24"/>
          <w:u w:val="single"/>
        </w:rPr>
        <w:t>Artist Job Profile</w:t>
      </w:r>
    </w:p>
    <w:p w:rsidR="00C23E83" w:rsidRPr="00651BA5" w:rsidRDefault="00C23E83" w:rsidP="00320857">
      <w:pPr>
        <w:spacing w:after="120" w:line="360" w:lineRule="auto"/>
        <w:jc w:val="both"/>
        <w:rPr>
          <w:b/>
          <w:szCs w:val="24"/>
        </w:rPr>
      </w:pPr>
      <w:r w:rsidRPr="00651BA5">
        <w:rPr>
          <w:b/>
          <w:szCs w:val="24"/>
        </w:rPr>
        <w:t>Junior 2D Game Artist</w:t>
      </w:r>
    </w:p>
    <w:p w:rsidR="00C23E83" w:rsidRPr="00651BA5" w:rsidRDefault="00C23E83" w:rsidP="00320857">
      <w:pPr>
        <w:spacing w:after="120" w:line="360" w:lineRule="auto"/>
        <w:jc w:val="both"/>
        <w:rPr>
          <w:b/>
          <w:szCs w:val="24"/>
        </w:rPr>
      </w:pPr>
      <w:r w:rsidRPr="00651BA5">
        <w:rPr>
          <w:b/>
          <w:szCs w:val="24"/>
        </w:rPr>
        <w:t>Southampton</w:t>
      </w:r>
    </w:p>
    <w:p w:rsidR="00C23E83" w:rsidRPr="00651BA5" w:rsidRDefault="00C23E83" w:rsidP="00320857">
      <w:pPr>
        <w:spacing w:after="120" w:line="360" w:lineRule="auto"/>
        <w:jc w:val="both"/>
        <w:rPr>
          <w:b/>
          <w:szCs w:val="24"/>
        </w:rPr>
      </w:pPr>
      <w:r w:rsidRPr="00651BA5">
        <w:rPr>
          <w:b/>
          <w:szCs w:val="24"/>
        </w:rPr>
        <w:t>£20,000</w:t>
      </w:r>
    </w:p>
    <w:p w:rsidR="00C23E83" w:rsidRPr="00651BA5" w:rsidRDefault="00C23E83" w:rsidP="00320857">
      <w:pPr>
        <w:spacing w:line="360" w:lineRule="auto"/>
        <w:jc w:val="both"/>
        <w:rPr>
          <w:rFonts w:cs="Arial"/>
          <w:szCs w:val="24"/>
        </w:rPr>
      </w:pPr>
      <w:r w:rsidRPr="00651BA5">
        <w:rPr>
          <w:rFonts w:cs="Arial"/>
          <w:szCs w:val="24"/>
        </w:rPr>
        <w:t xml:space="preserve">We are a small indie studio based in Southampton that are looking to take a new 2D artist under our wing! We have started a new project under the support of a publisher and are </w:t>
      </w:r>
      <w:r w:rsidR="006D00AA">
        <w:rPr>
          <w:rFonts w:cs="Arial"/>
          <w:szCs w:val="24"/>
        </w:rPr>
        <w:t>expanding our</w:t>
      </w:r>
      <w:r w:rsidRPr="00651BA5">
        <w:rPr>
          <w:rFonts w:cs="Arial"/>
          <w:szCs w:val="24"/>
        </w:rPr>
        <w:t xml:space="preserve"> team. Could you be the one?</w:t>
      </w:r>
    </w:p>
    <w:p w:rsidR="00C23E83" w:rsidRPr="00651BA5" w:rsidRDefault="00C23E83" w:rsidP="00320857">
      <w:pPr>
        <w:spacing w:line="360" w:lineRule="auto"/>
        <w:jc w:val="both"/>
        <w:rPr>
          <w:rFonts w:cs="Arial"/>
          <w:szCs w:val="24"/>
        </w:rPr>
      </w:pPr>
      <w:r w:rsidRPr="00651BA5">
        <w:rPr>
          <w:rFonts w:cs="Arial"/>
          <w:szCs w:val="24"/>
        </w:rPr>
        <w:t xml:space="preserve">As a 2D artist you will work as part of our team creating 2D graphics and sprites based on the description and work done by the design team. You will maintain a high level of professional communication with designers </w:t>
      </w:r>
      <w:r w:rsidR="006D00AA" w:rsidRPr="00651BA5">
        <w:rPr>
          <w:rFonts w:cs="Arial"/>
          <w:szCs w:val="24"/>
        </w:rPr>
        <w:t>to</w:t>
      </w:r>
      <w:r w:rsidRPr="00651BA5">
        <w:rPr>
          <w:rFonts w:cs="Arial"/>
          <w:szCs w:val="24"/>
        </w:rPr>
        <w:t xml:space="preserve"> ensure proper implementation of ideas. </w:t>
      </w:r>
    </w:p>
    <w:p w:rsidR="00C23E83" w:rsidRPr="00651BA5" w:rsidRDefault="00C23E83" w:rsidP="00320857">
      <w:pPr>
        <w:spacing w:line="360" w:lineRule="auto"/>
        <w:jc w:val="both"/>
        <w:rPr>
          <w:szCs w:val="24"/>
        </w:rPr>
      </w:pPr>
      <w:r w:rsidRPr="00651BA5">
        <w:rPr>
          <w:szCs w:val="24"/>
        </w:rPr>
        <w:t>Requirements: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Experience using Photoshop, entire Adobe Creative Suite is a bonus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Experience using Unity Engine, particularly for 2D game development</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BA degree in a relevant art/animation field</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Strong portfolio showcasing best samples of game art</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Good communication &amp; team working skills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Understanding of role within a game studio and the workload associated with the position</w:t>
      </w:r>
    </w:p>
    <w:p w:rsidR="00C23E83" w:rsidRPr="00651BA5" w:rsidRDefault="009E2A20" w:rsidP="00320857">
      <w:pPr>
        <w:spacing w:line="360" w:lineRule="auto"/>
        <w:jc w:val="both"/>
        <w:rPr>
          <w:szCs w:val="24"/>
        </w:rPr>
      </w:pPr>
      <w:r>
        <w:rPr>
          <w:szCs w:val="24"/>
        </w:rPr>
        <w:t>The Ideal Candidate:</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utilising a variety of tools to create industry standard graphics</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contributions to team projects</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original design work</w:t>
      </w:r>
    </w:p>
    <w:p w:rsidR="00634401" w:rsidRPr="003C591E" w:rsidRDefault="00634401" w:rsidP="001C26A7">
      <w:pPr>
        <w:spacing w:line="276" w:lineRule="auto"/>
        <w:rPr>
          <w:rFonts w:cs="Arial"/>
          <w:szCs w:val="24"/>
        </w:rPr>
      </w:pPr>
      <w:r w:rsidRPr="003C591E">
        <w:rPr>
          <w:rFonts w:cs="Arial"/>
          <w:szCs w:val="24"/>
        </w:rPr>
        <w:t xml:space="preserve">If you think you have what it takes and want to be a part of a small friendly team, please email your CV to </w:t>
      </w:r>
      <w:r>
        <w:rPr>
          <w:rFonts w:cs="Arial"/>
          <w:szCs w:val="24"/>
        </w:rPr>
        <w:t>Chris</w:t>
      </w:r>
      <w:r w:rsidRPr="003C591E">
        <w:rPr>
          <w:rFonts w:cs="Arial"/>
          <w:szCs w:val="24"/>
        </w:rPr>
        <w:t xml:space="preserve"> at </w:t>
      </w:r>
      <w:r w:rsidRPr="00320857">
        <w:rPr>
          <w:rFonts w:cs="Arial"/>
          <w:szCs w:val="24"/>
        </w:rPr>
        <w:t xml:space="preserve">hireme@somedomain.com </w:t>
      </w:r>
      <w:r w:rsidRPr="003C591E">
        <w:rPr>
          <w:rFonts w:cs="Arial"/>
          <w:szCs w:val="24"/>
        </w:rPr>
        <w:t>includ</w:t>
      </w:r>
      <w:r>
        <w:rPr>
          <w:rFonts w:cs="Arial"/>
          <w:szCs w:val="24"/>
        </w:rPr>
        <w:t>ing</w:t>
      </w:r>
      <w:r w:rsidRPr="003C591E">
        <w:rPr>
          <w:rFonts w:cs="Arial"/>
          <w:szCs w:val="24"/>
        </w:rPr>
        <w:t xml:space="preserve"> a link to your portfolio.</w:t>
      </w:r>
    </w:p>
    <w:p w:rsidR="00C23E83" w:rsidRPr="001C26A7" w:rsidRDefault="00C23E83" w:rsidP="00881906">
      <w:pPr>
        <w:jc w:val="both"/>
        <w:rPr>
          <w:b/>
          <w:u w:val="single"/>
        </w:rPr>
      </w:pPr>
      <w:r w:rsidRPr="00634401">
        <w:br w:type="page"/>
      </w:r>
      <w:r w:rsidRPr="001C26A7">
        <w:rPr>
          <w:b/>
          <w:u w:val="single"/>
        </w:rPr>
        <w:lastRenderedPageBreak/>
        <w:t>Programmer Job Profile</w:t>
      </w:r>
    </w:p>
    <w:p w:rsidR="003C591E" w:rsidRPr="00217830" w:rsidRDefault="00C23E83" w:rsidP="00881906">
      <w:pPr>
        <w:spacing w:after="120" w:line="276" w:lineRule="auto"/>
        <w:jc w:val="both"/>
        <w:rPr>
          <w:b/>
        </w:rPr>
      </w:pPr>
      <w:r w:rsidRPr="00217830">
        <w:rPr>
          <w:b/>
        </w:rPr>
        <w:t>Graduate Unity</w:t>
      </w:r>
      <w:r w:rsidR="00D601C8" w:rsidRPr="00217830">
        <w:rPr>
          <w:b/>
        </w:rPr>
        <w:t xml:space="preserve"> G</w:t>
      </w:r>
      <w:r w:rsidRPr="00217830">
        <w:rPr>
          <w:b/>
        </w:rPr>
        <w:t>ameplay</w:t>
      </w:r>
      <w:r w:rsidR="00D601C8" w:rsidRPr="00217830">
        <w:rPr>
          <w:b/>
        </w:rPr>
        <w:t xml:space="preserve"> P</w:t>
      </w:r>
      <w:r w:rsidRPr="00217830">
        <w:rPr>
          <w:b/>
        </w:rPr>
        <w:t>rogrammer</w:t>
      </w:r>
    </w:p>
    <w:p w:rsidR="00C23E83" w:rsidRPr="00217830" w:rsidRDefault="00C23E83" w:rsidP="00881906">
      <w:pPr>
        <w:spacing w:after="120" w:line="276" w:lineRule="auto"/>
        <w:jc w:val="both"/>
        <w:rPr>
          <w:b/>
        </w:rPr>
      </w:pPr>
      <w:r w:rsidRPr="00217830">
        <w:rPr>
          <w:b/>
        </w:rPr>
        <w:t>Southampton</w:t>
      </w:r>
    </w:p>
    <w:p w:rsidR="00C23E83" w:rsidRPr="00217830" w:rsidRDefault="00651BA5" w:rsidP="00881906">
      <w:pPr>
        <w:spacing w:after="120" w:line="276" w:lineRule="auto"/>
        <w:jc w:val="both"/>
        <w:rPr>
          <w:b/>
        </w:rPr>
      </w:pPr>
      <w:r>
        <w:rPr>
          <w:b/>
        </w:rPr>
        <w:t>£25,000</w:t>
      </w:r>
    </w:p>
    <w:p w:rsidR="00C23E83" w:rsidRPr="003C591E" w:rsidRDefault="00C23E83" w:rsidP="00881906">
      <w:pPr>
        <w:spacing w:after="0" w:line="276" w:lineRule="auto"/>
        <w:jc w:val="both"/>
        <w:rPr>
          <w:rFonts w:cs="Arial"/>
          <w:szCs w:val="24"/>
        </w:rPr>
      </w:pPr>
      <w:r w:rsidRPr="003C591E">
        <w:rPr>
          <w:rFonts w:cs="Arial"/>
          <w:szCs w:val="24"/>
        </w:rPr>
        <w:t>We are a small indie studio based in Southampton that are looking to take a new programmer under our wing! We have started a new project under the support of a publisher and are in need of a larger team. Could you be the one?</w:t>
      </w:r>
    </w:p>
    <w:p w:rsidR="00C23E83" w:rsidRPr="003C591E" w:rsidRDefault="00C23E83" w:rsidP="00881906">
      <w:pPr>
        <w:spacing w:before="360" w:after="0" w:line="276" w:lineRule="auto"/>
        <w:jc w:val="both"/>
        <w:rPr>
          <w:rFonts w:cs="Arial"/>
          <w:szCs w:val="24"/>
        </w:rPr>
      </w:pPr>
      <w:r w:rsidRPr="003C591E">
        <w:rPr>
          <w:rFonts w:cs="Arial"/>
          <w:szCs w:val="24"/>
        </w:rPr>
        <w:t>As a graduate gameplay programmer in an indie studio, you will be working closely with the rest of the team to bring our designers’ game mechanics to life! You will also be responsible for debugging your own code.</w:t>
      </w:r>
    </w:p>
    <w:p w:rsidR="00C23E83" w:rsidRDefault="00C23E83" w:rsidP="00881906">
      <w:pPr>
        <w:spacing w:before="360" w:after="0" w:line="276" w:lineRule="auto"/>
        <w:jc w:val="both"/>
        <w:rPr>
          <w:rFonts w:cs="Arial"/>
          <w:szCs w:val="24"/>
        </w:rPr>
      </w:pPr>
      <w:r w:rsidRPr="003C591E">
        <w:rPr>
          <w:rFonts w:cs="Arial"/>
          <w:szCs w:val="24"/>
        </w:rPr>
        <w:t>Requirements:</w:t>
      </w:r>
    </w:p>
    <w:p w:rsidR="00881906" w:rsidRDefault="00881906" w:rsidP="00881906">
      <w:pPr>
        <w:pStyle w:val="NoSpacing"/>
        <w:jc w:val="both"/>
      </w:pP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 xml:space="preserve">Bachelor’s degree in a relevant field, 2:1 or </w:t>
      </w:r>
      <w:r w:rsidR="00634401">
        <w:rPr>
          <w:rFonts w:cs="Arial"/>
          <w:szCs w:val="24"/>
        </w:rPr>
        <w:t>higher</w:t>
      </w:r>
      <w:r w:rsidRPr="003C591E">
        <w:rPr>
          <w:rFonts w:cs="Arial"/>
          <w:szCs w:val="24"/>
        </w:rPr>
        <w:t>.</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Must have developed one complete game, solo or as part of a team.</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Experience in Unity’s 2D engine, with a minimum one year’s worth of experience in C#.</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Team worker with good communication skills.</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Hardworking and punctual attitude.</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A portfolio of your work.</w:t>
      </w:r>
    </w:p>
    <w:p w:rsidR="00C23E83" w:rsidRPr="003C591E" w:rsidRDefault="00C23E83" w:rsidP="00881906">
      <w:pPr>
        <w:spacing w:after="0" w:line="276" w:lineRule="auto"/>
        <w:jc w:val="both"/>
        <w:rPr>
          <w:rFonts w:cs="Arial"/>
          <w:szCs w:val="24"/>
        </w:rPr>
      </w:pPr>
    </w:p>
    <w:p w:rsidR="00C23E83" w:rsidRDefault="00881906" w:rsidP="00881906">
      <w:pPr>
        <w:spacing w:after="0" w:line="276" w:lineRule="auto"/>
        <w:jc w:val="both"/>
        <w:rPr>
          <w:rFonts w:cs="Arial"/>
          <w:szCs w:val="24"/>
        </w:rPr>
      </w:pPr>
      <w:r>
        <w:rPr>
          <w:rFonts w:cs="Arial"/>
          <w:szCs w:val="24"/>
        </w:rPr>
        <w:t>The Ideal Candidate</w:t>
      </w:r>
    </w:p>
    <w:p w:rsidR="00881906" w:rsidRPr="003C591E" w:rsidRDefault="00881906" w:rsidP="00881906">
      <w:pPr>
        <w:spacing w:after="0" w:line="276" w:lineRule="auto"/>
        <w:jc w:val="both"/>
        <w:rPr>
          <w:rFonts w:cs="Arial"/>
          <w:szCs w:val="24"/>
        </w:rPr>
      </w:pPr>
    </w:p>
    <w:p w:rsidR="00C23E83" w:rsidRPr="003C591E" w:rsidRDefault="00C23E83" w:rsidP="00881906">
      <w:pPr>
        <w:pStyle w:val="ListParagraph"/>
        <w:numPr>
          <w:ilvl w:val="0"/>
          <w:numId w:val="4"/>
        </w:numPr>
        <w:spacing w:after="0" w:line="276" w:lineRule="auto"/>
        <w:ind w:left="643"/>
        <w:jc w:val="both"/>
        <w:rPr>
          <w:rFonts w:cs="Arial"/>
          <w:szCs w:val="24"/>
        </w:rPr>
      </w:pPr>
      <w:r w:rsidRPr="003C591E">
        <w:rPr>
          <w:rFonts w:cs="Arial"/>
          <w:szCs w:val="24"/>
        </w:rPr>
        <w:t>Experience in other programming fields (AI, graphics, tools, etc.).</w:t>
      </w:r>
    </w:p>
    <w:p w:rsidR="00C23E83" w:rsidRPr="003C591E" w:rsidRDefault="00C23E83" w:rsidP="00881906">
      <w:pPr>
        <w:pStyle w:val="ListParagraph"/>
        <w:numPr>
          <w:ilvl w:val="0"/>
          <w:numId w:val="4"/>
        </w:numPr>
        <w:spacing w:after="0" w:line="276" w:lineRule="auto"/>
        <w:ind w:left="643"/>
        <w:jc w:val="both"/>
        <w:rPr>
          <w:rFonts w:cs="Arial"/>
          <w:szCs w:val="24"/>
        </w:rPr>
      </w:pPr>
      <w:r w:rsidRPr="003C591E">
        <w:rPr>
          <w:rFonts w:cs="Arial"/>
          <w:szCs w:val="24"/>
        </w:rPr>
        <w:t>Experience in object-oriented design (C++/C#).</w:t>
      </w:r>
    </w:p>
    <w:p w:rsidR="00320857" w:rsidRDefault="00320857" w:rsidP="00881906">
      <w:pPr>
        <w:jc w:val="both"/>
        <w:rPr>
          <w:rFonts w:cs="Arial"/>
          <w:szCs w:val="24"/>
        </w:rPr>
      </w:pPr>
    </w:p>
    <w:p w:rsidR="00320857" w:rsidRPr="003C591E" w:rsidRDefault="00320857" w:rsidP="00881906">
      <w:pPr>
        <w:spacing w:line="276" w:lineRule="auto"/>
        <w:jc w:val="both"/>
        <w:rPr>
          <w:rFonts w:cs="Arial"/>
          <w:szCs w:val="24"/>
        </w:rPr>
      </w:pPr>
      <w:r w:rsidRPr="003C591E">
        <w:rPr>
          <w:rFonts w:cs="Arial"/>
          <w:szCs w:val="24"/>
        </w:rPr>
        <w:t xml:space="preserve">If you think you have what it takes and want to be a part of a small friendly team, please email your CV to </w:t>
      </w:r>
      <w:r>
        <w:rPr>
          <w:rFonts w:cs="Arial"/>
          <w:szCs w:val="24"/>
        </w:rPr>
        <w:t>Finn</w:t>
      </w:r>
      <w:r w:rsidRPr="003C591E">
        <w:rPr>
          <w:rFonts w:cs="Arial"/>
          <w:szCs w:val="24"/>
        </w:rPr>
        <w:t xml:space="preserve"> at </w:t>
      </w:r>
      <w:r w:rsidRPr="00320857">
        <w:rPr>
          <w:rFonts w:cs="Arial"/>
          <w:szCs w:val="24"/>
        </w:rPr>
        <w:t xml:space="preserve">hireme@somedomain.com </w:t>
      </w:r>
      <w:r w:rsidRPr="003C591E">
        <w:rPr>
          <w:rFonts w:cs="Arial"/>
          <w:szCs w:val="24"/>
        </w:rPr>
        <w:t>includ</w:t>
      </w:r>
      <w:r>
        <w:rPr>
          <w:rFonts w:cs="Arial"/>
          <w:szCs w:val="24"/>
        </w:rPr>
        <w:t>ing</w:t>
      </w:r>
      <w:r w:rsidRPr="003C591E">
        <w:rPr>
          <w:rFonts w:cs="Arial"/>
          <w:szCs w:val="24"/>
        </w:rPr>
        <w:t xml:space="preserve"> a link to your portfolio.</w:t>
      </w:r>
    </w:p>
    <w:p w:rsidR="00C23E83" w:rsidRPr="003C591E" w:rsidRDefault="00C23E83" w:rsidP="00651BA5">
      <w:pPr>
        <w:rPr>
          <w:rFonts w:cs="Arial"/>
          <w:szCs w:val="24"/>
        </w:rPr>
      </w:pPr>
      <w:r w:rsidRPr="003C591E">
        <w:rPr>
          <w:rFonts w:cs="Arial"/>
          <w:szCs w:val="24"/>
        </w:rPr>
        <w:br w:type="page"/>
      </w:r>
    </w:p>
    <w:p w:rsidR="00C23E83" w:rsidRPr="003C336D" w:rsidRDefault="00C23E83" w:rsidP="00634401">
      <w:pPr>
        <w:pStyle w:val="Heading2"/>
        <w:spacing w:line="276" w:lineRule="auto"/>
        <w:rPr>
          <w:u w:val="single"/>
        </w:rPr>
      </w:pPr>
      <w:r w:rsidRPr="003C336D">
        <w:rPr>
          <w:u w:val="single"/>
        </w:rPr>
        <w:lastRenderedPageBreak/>
        <w:t>Level Designer Job Profile</w:t>
      </w:r>
    </w:p>
    <w:p w:rsidR="00C23E83" w:rsidRPr="00217830" w:rsidRDefault="00C23E83" w:rsidP="00634401">
      <w:pPr>
        <w:spacing w:after="120" w:line="276" w:lineRule="auto"/>
        <w:jc w:val="both"/>
        <w:rPr>
          <w:b/>
        </w:rPr>
      </w:pPr>
      <w:r w:rsidRPr="00217830">
        <w:rPr>
          <w:b/>
        </w:rPr>
        <w:t>Graduate Level Designer</w:t>
      </w:r>
    </w:p>
    <w:p w:rsidR="00C23E83" w:rsidRPr="00217830" w:rsidRDefault="00C23E83" w:rsidP="00634401">
      <w:pPr>
        <w:spacing w:after="120" w:line="276" w:lineRule="auto"/>
        <w:jc w:val="both"/>
        <w:rPr>
          <w:rFonts w:cs="Arial"/>
          <w:b/>
          <w:color w:val="000000" w:themeColor="text1"/>
          <w:szCs w:val="24"/>
        </w:rPr>
      </w:pPr>
      <w:r w:rsidRPr="00217830">
        <w:rPr>
          <w:rFonts w:cs="Arial"/>
          <w:b/>
          <w:color w:val="000000" w:themeColor="text1"/>
          <w:szCs w:val="24"/>
        </w:rPr>
        <w:t>Southampton</w:t>
      </w:r>
    </w:p>
    <w:p w:rsidR="00C23E83" w:rsidRPr="00217830" w:rsidRDefault="00C23E83" w:rsidP="00634401">
      <w:pPr>
        <w:spacing w:after="120" w:line="276" w:lineRule="auto"/>
        <w:jc w:val="both"/>
        <w:rPr>
          <w:rFonts w:cs="Arial"/>
          <w:b/>
          <w:color w:val="000000" w:themeColor="text1"/>
          <w:szCs w:val="24"/>
        </w:rPr>
      </w:pPr>
      <w:r w:rsidRPr="00217830">
        <w:rPr>
          <w:rFonts w:cs="Arial"/>
          <w:b/>
          <w:color w:val="000000" w:themeColor="text1"/>
          <w:szCs w:val="24"/>
        </w:rPr>
        <w:t>£18,000</w:t>
      </w:r>
    </w:p>
    <w:p w:rsidR="00C23E83" w:rsidRPr="003C591E" w:rsidRDefault="00C23E83" w:rsidP="00634401">
      <w:pPr>
        <w:spacing w:line="276" w:lineRule="auto"/>
        <w:jc w:val="both"/>
        <w:rPr>
          <w:rFonts w:cs="Arial"/>
          <w:szCs w:val="24"/>
        </w:rPr>
      </w:pPr>
      <w:r w:rsidRPr="003C591E">
        <w:rPr>
          <w:rFonts w:cs="Arial"/>
          <w:szCs w:val="24"/>
        </w:rPr>
        <w:t>We are a small indie studio based in Southampton that are looking to recruit a Graduate Level Designer. As a Level Designer, you will be working within a small multi-disciplinary team overseeing both Artists and Programmers, enabling an efficient workflow, learning new skills in friendly and dynamic environment, helping you gain vital skills and experience to become a fully equipped Level Designer.</w:t>
      </w:r>
    </w:p>
    <w:p w:rsidR="00C23E83" w:rsidRPr="003C591E" w:rsidRDefault="00C23E83" w:rsidP="00634401">
      <w:pPr>
        <w:spacing w:line="276" w:lineRule="auto"/>
        <w:jc w:val="both"/>
        <w:rPr>
          <w:rFonts w:cs="Arial"/>
          <w:szCs w:val="24"/>
        </w:rPr>
      </w:pPr>
      <w:r w:rsidRPr="003C591E">
        <w:rPr>
          <w:rFonts w:cs="Arial"/>
          <w:szCs w:val="24"/>
        </w:rPr>
        <w:t xml:space="preserve"> Everyone on the team is thrilled to be working on a new project with a local publisher. The project will be based on new IP and is due to be released across multiple next-gen platforms. </w:t>
      </w:r>
    </w:p>
    <w:p w:rsidR="00C23E83" w:rsidRPr="003C591E" w:rsidRDefault="00C23E83" w:rsidP="00634401">
      <w:pPr>
        <w:spacing w:line="276" w:lineRule="auto"/>
        <w:jc w:val="both"/>
        <w:rPr>
          <w:rFonts w:cs="Arial"/>
          <w:szCs w:val="24"/>
        </w:rPr>
      </w:pPr>
      <w:r w:rsidRPr="003C591E">
        <w:rPr>
          <w:rFonts w:cs="Arial"/>
          <w:szCs w:val="24"/>
        </w:rPr>
        <w:t xml:space="preserve">On top working on a new exciting IP, the company will offer a competitive salary, 22 </w:t>
      </w:r>
      <w:del w:id="0" w:author="Chris Youd" w:date="2017-03-09T18:38:00Z">
        <w:r w:rsidRPr="003C591E" w:rsidDel="00CA3AE7">
          <w:rPr>
            <w:rFonts w:cs="Arial"/>
            <w:szCs w:val="24"/>
          </w:rPr>
          <w:delText>d</w:delText>
        </w:r>
        <w:bookmarkStart w:id="1" w:name="_GoBack"/>
        <w:bookmarkEnd w:id="1"/>
        <w:r w:rsidRPr="003C591E" w:rsidDel="00CA3AE7">
          <w:rPr>
            <w:rFonts w:cs="Arial"/>
            <w:szCs w:val="24"/>
          </w:rPr>
          <w:delText>ays</w:delText>
        </w:r>
      </w:del>
      <w:ins w:id="2" w:author="Chris Youd" w:date="2017-03-09T18:38:00Z">
        <w:r w:rsidR="00CA3AE7" w:rsidRPr="003C591E">
          <w:rPr>
            <w:rFonts w:cs="Arial"/>
            <w:szCs w:val="24"/>
          </w:rPr>
          <w:t>days’</w:t>
        </w:r>
      </w:ins>
      <w:r w:rsidRPr="003C591E">
        <w:rPr>
          <w:rFonts w:cs="Arial"/>
          <w:szCs w:val="24"/>
        </w:rPr>
        <w:t xml:space="preserve"> holiday per annum, increasing with length of service, flexible working hours and company pension scheme.</w:t>
      </w:r>
    </w:p>
    <w:p w:rsidR="00C23E83" w:rsidRPr="003C591E" w:rsidRDefault="00C23E83" w:rsidP="00634401">
      <w:pPr>
        <w:spacing w:line="276" w:lineRule="auto"/>
        <w:jc w:val="both"/>
        <w:rPr>
          <w:rFonts w:cs="Arial"/>
          <w:color w:val="000000" w:themeColor="text1"/>
          <w:szCs w:val="24"/>
        </w:rPr>
      </w:pPr>
      <w:r w:rsidRPr="003C591E">
        <w:rPr>
          <w:rFonts w:cs="Arial"/>
          <w:color w:val="000000" w:themeColor="text1"/>
          <w:szCs w:val="24"/>
        </w:rPr>
        <w:t>Requirements:</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Educated to Degree level</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Experience creating levels with Unity, predominantly for 2D game development</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An understanding of C# scripting &amp; Game logic</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Able to accept criticism and find solutions</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Experience creating and updating relevant design documentation</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Able to prioritise workload</w:t>
      </w:r>
    </w:p>
    <w:p w:rsidR="00C23E83" w:rsidRPr="003C591E" w:rsidRDefault="00C23E83" w:rsidP="00634401">
      <w:pPr>
        <w:spacing w:line="276" w:lineRule="auto"/>
        <w:jc w:val="both"/>
        <w:rPr>
          <w:rFonts w:cs="Arial"/>
          <w:szCs w:val="24"/>
        </w:rPr>
      </w:pPr>
      <w:r w:rsidRPr="003C591E">
        <w:rPr>
          <w:rFonts w:cs="Arial"/>
          <w:color w:val="000000" w:themeColor="text1"/>
          <w:szCs w:val="24"/>
        </w:rPr>
        <w:t>The Ideal Candidate</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Experience in multiplayer / co-op games, this can include personal, school and/or game jam prototypes</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Experienced using 3DS Max / Maya for Level Design</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Take existing content and use in new ways</w:t>
      </w:r>
    </w:p>
    <w:p w:rsidR="00C23E83" w:rsidRPr="003C591E" w:rsidRDefault="00C23E83" w:rsidP="00634401">
      <w:pPr>
        <w:spacing w:line="276" w:lineRule="auto"/>
        <w:jc w:val="both"/>
        <w:rPr>
          <w:rFonts w:cs="Arial"/>
          <w:szCs w:val="24"/>
        </w:rPr>
      </w:pPr>
    </w:p>
    <w:p w:rsidR="00C23E83" w:rsidRPr="003C591E" w:rsidRDefault="00C23E83" w:rsidP="00634401">
      <w:pPr>
        <w:spacing w:line="276" w:lineRule="auto"/>
        <w:jc w:val="both"/>
        <w:rPr>
          <w:rFonts w:cs="Arial"/>
          <w:szCs w:val="24"/>
        </w:rPr>
      </w:pPr>
      <w:r w:rsidRPr="003C591E">
        <w:rPr>
          <w:rFonts w:cs="Arial"/>
          <w:szCs w:val="24"/>
        </w:rPr>
        <w:t xml:space="preserve">If you think you have what it takes and want to be a part of a small friendly team, please email your CV to Chris at </w:t>
      </w:r>
      <w:r w:rsidR="00634401" w:rsidRPr="00634401">
        <w:rPr>
          <w:rFonts w:cs="Arial"/>
          <w:szCs w:val="24"/>
        </w:rPr>
        <w:t>hireme@somedomain.com</w:t>
      </w:r>
      <w:r w:rsidR="00634401">
        <w:rPr>
          <w:rFonts w:cs="Arial"/>
          <w:szCs w:val="24"/>
        </w:rPr>
        <w:t>, including</w:t>
      </w:r>
      <w:r w:rsidRPr="003C591E">
        <w:rPr>
          <w:rFonts w:cs="Arial"/>
          <w:szCs w:val="24"/>
        </w:rPr>
        <w:t xml:space="preserve"> a link to your portfolio.</w:t>
      </w:r>
    </w:p>
    <w:p w:rsidR="00424ABE" w:rsidRDefault="00424ABE" w:rsidP="00651BA5">
      <w:pPr>
        <w:rPr>
          <w:rFonts w:cs="Arial"/>
          <w:szCs w:val="24"/>
        </w:rPr>
      </w:pPr>
      <w:r>
        <w:rPr>
          <w:rFonts w:cs="Arial"/>
          <w:szCs w:val="24"/>
        </w:rPr>
        <w:br w:type="page"/>
      </w:r>
    </w:p>
    <w:p w:rsidR="00C23E83" w:rsidRPr="00651BA5" w:rsidRDefault="00424ABE" w:rsidP="00651BA5">
      <w:pPr>
        <w:pStyle w:val="Heading1"/>
        <w:rPr>
          <w:sz w:val="24"/>
          <w:szCs w:val="24"/>
        </w:rPr>
      </w:pPr>
      <w:r w:rsidRPr="00651BA5">
        <w:rPr>
          <w:sz w:val="24"/>
          <w:szCs w:val="24"/>
        </w:rPr>
        <w:lastRenderedPageBreak/>
        <w:t>Cogent Rationale</w:t>
      </w:r>
      <w:r w:rsidR="00881906">
        <w:rPr>
          <w:sz w:val="24"/>
          <w:szCs w:val="24"/>
        </w:rPr>
        <w:t>s</w:t>
      </w:r>
    </w:p>
    <w:p w:rsidR="00424ABE" w:rsidRPr="00651BA5" w:rsidRDefault="007026D1" w:rsidP="00651BA5">
      <w:pPr>
        <w:pStyle w:val="Heading2"/>
        <w:rPr>
          <w:sz w:val="24"/>
          <w:szCs w:val="24"/>
        </w:rPr>
      </w:pPr>
      <w:r w:rsidRPr="00651BA5">
        <w:rPr>
          <w:sz w:val="24"/>
          <w:szCs w:val="24"/>
        </w:rPr>
        <w:t>Rationale for Artist</w:t>
      </w:r>
    </w:p>
    <w:p w:rsidR="007026D1" w:rsidRPr="00651BA5" w:rsidRDefault="007026D1" w:rsidP="00320857">
      <w:pPr>
        <w:jc w:val="both"/>
        <w:rPr>
          <w:rFonts w:cs="Arial"/>
          <w:szCs w:val="24"/>
        </w:rPr>
      </w:pPr>
      <w:r w:rsidRPr="00651BA5">
        <w:rPr>
          <w:rFonts w:cs="Arial"/>
          <w:szCs w:val="24"/>
        </w:rPr>
        <w:t xml:space="preserve">This advert will be primarily hosted on online job sites, primarily job sites focussed on game industry roles such as </w:t>
      </w:r>
      <w:r w:rsidRPr="00651BA5">
        <w:rPr>
          <w:rFonts w:cs="Arial"/>
          <w:i/>
          <w:szCs w:val="24"/>
        </w:rPr>
        <w:t xml:space="preserve">amiqus.com, </w:t>
      </w:r>
      <w:r w:rsidRPr="00651BA5">
        <w:rPr>
          <w:rFonts w:cs="Arial"/>
          <w:szCs w:val="24"/>
        </w:rPr>
        <w:t>as this allows it to reach the widest potential number of applicants as these websites are very popular for both experienced games industry workers and new applicants.</w:t>
      </w:r>
    </w:p>
    <w:p w:rsidR="007026D1" w:rsidRPr="00651BA5" w:rsidRDefault="007026D1" w:rsidP="00320857">
      <w:pPr>
        <w:jc w:val="both"/>
        <w:rPr>
          <w:rFonts w:cs="Arial"/>
          <w:szCs w:val="24"/>
        </w:rPr>
      </w:pPr>
      <w:r w:rsidRPr="00651BA5">
        <w:rPr>
          <w:rFonts w:cs="Arial"/>
          <w:szCs w:val="24"/>
        </w:rPr>
        <w:t xml:space="preserve">Different elements of this advert were designed based on the research I conducted. The salary was based on a </w:t>
      </w:r>
      <w:r w:rsidR="00320857">
        <w:rPr>
          <w:rFonts w:cs="Arial"/>
          <w:szCs w:val="24"/>
        </w:rPr>
        <w:t>J</w:t>
      </w:r>
      <w:r w:rsidRPr="00651BA5">
        <w:rPr>
          <w:rFonts w:cs="Arial"/>
          <w:szCs w:val="24"/>
        </w:rPr>
        <w:t>un</w:t>
      </w:r>
      <w:r w:rsidR="00320857">
        <w:rPr>
          <w:rFonts w:cs="Arial"/>
          <w:szCs w:val="24"/>
        </w:rPr>
        <w:t>ior 3D artist position, and so it was</w:t>
      </w:r>
      <w:r w:rsidRPr="00651BA5">
        <w:rPr>
          <w:rFonts w:cs="Arial"/>
          <w:szCs w:val="24"/>
        </w:rPr>
        <w:t xml:space="preserve"> found appropriate to use the same amount. As the advert was design</w:t>
      </w:r>
      <w:r w:rsidR="00320857">
        <w:rPr>
          <w:rFonts w:cs="Arial"/>
          <w:szCs w:val="24"/>
        </w:rPr>
        <w:t xml:space="preserve">ed </w:t>
      </w:r>
      <w:r w:rsidR="006D00AA">
        <w:rPr>
          <w:rFonts w:cs="Arial"/>
          <w:szCs w:val="24"/>
        </w:rPr>
        <w:t>for</w:t>
      </w:r>
      <w:r w:rsidR="00320857">
        <w:rPr>
          <w:rFonts w:cs="Arial"/>
          <w:szCs w:val="24"/>
        </w:rPr>
        <w:t xml:space="preserve"> junior graduates</w:t>
      </w:r>
      <w:r w:rsidRPr="00651BA5">
        <w:rPr>
          <w:rFonts w:cs="Arial"/>
          <w:szCs w:val="24"/>
        </w:rPr>
        <w:t>, requirements such as having industry experience was not necessary, and so</w:t>
      </w:r>
      <w:r w:rsidR="00320857">
        <w:rPr>
          <w:rFonts w:cs="Arial"/>
          <w:szCs w:val="24"/>
        </w:rPr>
        <w:t xml:space="preserve"> focusing</w:t>
      </w:r>
      <w:r w:rsidRPr="00651BA5">
        <w:rPr>
          <w:rFonts w:cs="Arial"/>
          <w:szCs w:val="24"/>
        </w:rPr>
        <w:t xml:space="preserve"> on ensuring applicants were experienced in using the software needed to complete work, as well as having general skills that </w:t>
      </w:r>
      <w:r w:rsidR="00320857">
        <w:rPr>
          <w:rFonts w:cs="Arial"/>
          <w:szCs w:val="24"/>
        </w:rPr>
        <w:t xml:space="preserve">shows they </w:t>
      </w:r>
      <w:r w:rsidR="006D00AA">
        <w:rPr>
          <w:rFonts w:cs="Arial"/>
          <w:szCs w:val="24"/>
        </w:rPr>
        <w:t>can</w:t>
      </w:r>
      <w:r w:rsidR="00320857">
        <w:rPr>
          <w:rFonts w:cs="Arial"/>
          <w:szCs w:val="24"/>
        </w:rPr>
        <w:t xml:space="preserve"> work in a team</w:t>
      </w:r>
      <w:r w:rsidRPr="00651BA5">
        <w:rPr>
          <w:rFonts w:cs="Arial"/>
          <w:szCs w:val="24"/>
        </w:rPr>
        <w:t xml:space="preserve">. </w:t>
      </w:r>
      <w:r w:rsidR="00320857">
        <w:rPr>
          <w:rFonts w:cs="Arial"/>
          <w:szCs w:val="24"/>
        </w:rPr>
        <w:t>A common occurrence when researching job adverts for artists required applicants to have a</w:t>
      </w:r>
      <w:r w:rsidRPr="00651BA5">
        <w:rPr>
          <w:rFonts w:cs="Arial"/>
          <w:szCs w:val="24"/>
        </w:rPr>
        <w:t xml:space="preserve"> portfolio demonstrating their work</w:t>
      </w:r>
      <w:r w:rsidR="00320857">
        <w:rPr>
          <w:rFonts w:cs="Arial"/>
          <w:szCs w:val="24"/>
        </w:rPr>
        <w:t>.</w:t>
      </w:r>
    </w:p>
    <w:p w:rsidR="007026D1" w:rsidRPr="00651BA5" w:rsidRDefault="007026D1" w:rsidP="00651BA5">
      <w:pPr>
        <w:rPr>
          <w:rFonts w:cs="Arial"/>
          <w:szCs w:val="24"/>
        </w:rPr>
      </w:pPr>
    </w:p>
    <w:p w:rsidR="007026D1" w:rsidRPr="00651BA5" w:rsidRDefault="007026D1" w:rsidP="00651BA5">
      <w:pPr>
        <w:pStyle w:val="Heading2"/>
        <w:rPr>
          <w:sz w:val="24"/>
          <w:szCs w:val="24"/>
        </w:rPr>
      </w:pPr>
      <w:r w:rsidRPr="00651BA5">
        <w:rPr>
          <w:sz w:val="24"/>
          <w:szCs w:val="24"/>
        </w:rPr>
        <w:t>Rationale for Programmer</w:t>
      </w:r>
    </w:p>
    <w:p w:rsidR="007026D1" w:rsidRPr="00651BA5" w:rsidRDefault="007026D1" w:rsidP="00320857">
      <w:pPr>
        <w:jc w:val="both"/>
        <w:rPr>
          <w:rFonts w:cs="Arial"/>
          <w:szCs w:val="24"/>
        </w:rPr>
      </w:pPr>
      <w:r w:rsidRPr="00651BA5">
        <w:rPr>
          <w:rFonts w:cs="Arial"/>
          <w:szCs w:val="24"/>
        </w:rPr>
        <w:t xml:space="preserve">For the programming advert, </w:t>
      </w:r>
      <w:r w:rsidR="00992E51">
        <w:rPr>
          <w:rFonts w:cs="Arial"/>
          <w:szCs w:val="24"/>
        </w:rPr>
        <w:t>it was</w:t>
      </w:r>
      <w:r w:rsidRPr="00651BA5">
        <w:rPr>
          <w:rFonts w:cs="Arial"/>
          <w:szCs w:val="24"/>
        </w:rPr>
        <w:t xml:space="preserve"> decided to advertise it on the website Amiqus.com. This is a </w:t>
      </w:r>
      <w:r w:rsidR="00992E51">
        <w:rPr>
          <w:rFonts w:cs="Arial"/>
          <w:szCs w:val="24"/>
        </w:rPr>
        <w:t xml:space="preserve">commonly used videogame agency. For the salary, research was carried </w:t>
      </w:r>
      <w:r w:rsidRPr="00651BA5">
        <w:rPr>
          <w:rFonts w:cs="Arial"/>
          <w:szCs w:val="24"/>
        </w:rPr>
        <w:t xml:space="preserve">out </w:t>
      </w:r>
      <w:r w:rsidR="00992E51">
        <w:rPr>
          <w:rFonts w:cs="Arial"/>
          <w:szCs w:val="24"/>
        </w:rPr>
        <w:t>to find the</w:t>
      </w:r>
      <w:r w:rsidRPr="00651BA5">
        <w:rPr>
          <w:rFonts w:cs="Arial"/>
          <w:szCs w:val="24"/>
        </w:rPr>
        <w:t xml:space="preserve"> average </w:t>
      </w:r>
      <w:r w:rsidR="00992E51">
        <w:rPr>
          <w:rFonts w:cs="Arial"/>
          <w:szCs w:val="24"/>
        </w:rPr>
        <w:t>f</w:t>
      </w:r>
      <w:r w:rsidRPr="00651BA5">
        <w:rPr>
          <w:rFonts w:cs="Arial"/>
          <w:szCs w:val="24"/>
        </w:rPr>
        <w:t xml:space="preserve">or a graduate programmer, which </w:t>
      </w:r>
      <w:r w:rsidR="00992E51">
        <w:rPr>
          <w:rFonts w:cs="Arial"/>
          <w:szCs w:val="24"/>
        </w:rPr>
        <w:t>was</w:t>
      </w:r>
      <w:r w:rsidRPr="00651BA5">
        <w:rPr>
          <w:rFonts w:cs="Arial"/>
          <w:szCs w:val="24"/>
        </w:rPr>
        <w:t xml:space="preserve"> found to b</w:t>
      </w:r>
      <w:r w:rsidR="00992E51">
        <w:rPr>
          <w:rFonts w:cs="Arial"/>
          <w:szCs w:val="24"/>
        </w:rPr>
        <w:t>e circa £25,000 (Payscale.com, 2017).</w:t>
      </w:r>
    </w:p>
    <w:p w:rsidR="007026D1" w:rsidRPr="00651BA5" w:rsidRDefault="007026D1" w:rsidP="00320857">
      <w:pPr>
        <w:jc w:val="both"/>
        <w:rPr>
          <w:rFonts w:cs="Arial"/>
          <w:szCs w:val="24"/>
        </w:rPr>
      </w:pPr>
      <w:r w:rsidRPr="00651BA5">
        <w:rPr>
          <w:rFonts w:cs="Arial"/>
          <w:szCs w:val="24"/>
        </w:rPr>
        <w:t xml:space="preserve">As it is a graduate position, it makes sense to </w:t>
      </w:r>
      <w:r w:rsidR="00992E51">
        <w:rPr>
          <w:rFonts w:cs="Arial"/>
          <w:szCs w:val="24"/>
        </w:rPr>
        <w:t>have a requirement for a degree,</w:t>
      </w:r>
      <w:r w:rsidRPr="00651BA5">
        <w:rPr>
          <w:rFonts w:cs="Arial"/>
          <w:szCs w:val="24"/>
        </w:rPr>
        <w:t xml:space="preserve"> </w:t>
      </w:r>
      <w:r w:rsidR="00992E51">
        <w:rPr>
          <w:rFonts w:cs="Arial"/>
          <w:szCs w:val="24"/>
        </w:rPr>
        <w:t>a</w:t>
      </w:r>
      <w:r w:rsidRPr="00651BA5">
        <w:rPr>
          <w:rFonts w:cs="Arial"/>
          <w:szCs w:val="24"/>
        </w:rPr>
        <w:t xml:space="preserve"> 2:1 is respectable, and </w:t>
      </w:r>
      <w:r w:rsidR="00992E51">
        <w:rPr>
          <w:rFonts w:cs="Arial"/>
          <w:szCs w:val="24"/>
        </w:rPr>
        <w:t xml:space="preserve">is the </w:t>
      </w:r>
      <w:r w:rsidRPr="00651BA5">
        <w:rPr>
          <w:rFonts w:cs="Arial"/>
          <w:szCs w:val="24"/>
        </w:rPr>
        <w:t>minimum classification that employers expect these days (Sean Coughlan cited in AGR Graduate Recruitment Survey 2010).</w:t>
      </w:r>
    </w:p>
    <w:p w:rsidR="007026D1" w:rsidRPr="00651BA5" w:rsidRDefault="007026D1" w:rsidP="00320857">
      <w:pPr>
        <w:jc w:val="both"/>
        <w:rPr>
          <w:rFonts w:cs="Arial"/>
          <w:szCs w:val="24"/>
        </w:rPr>
      </w:pPr>
      <w:r w:rsidRPr="00651BA5">
        <w:rPr>
          <w:rFonts w:cs="Arial"/>
          <w:szCs w:val="24"/>
        </w:rPr>
        <w:lastRenderedPageBreak/>
        <w:t>Expecting a minimum’s year worth of experience in C# is fair, and the student should’ve earnt this during their time at university. It is also expected of a programmer to be able to debug their own code.</w:t>
      </w:r>
    </w:p>
    <w:p w:rsidR="007026D1" w:rsidRPr="00651BA5" w:rsidRDefault="007026D1" w:rsidP="00651BA5">
      <w:pPr>
        <w:rPr>
          <w:rFonts w:cs="Arial"/>
          <w:szCs w:val="24"/>
        </w:rPr>
      </w:pPr>
    </w:p>
    <w:p w:rsidR="007026D1" w:rsidRPr="00651BA5" w:rsidRDefault="007026D1" w:rsidP="00651BA5">
      <w:pPr>
        <w:pStyle w:val="Heading2"/>
        <w:rPr>
          <w:sz w:val="24"/>
          <w:szCs w:val="24"/>
        </w:rPr>
      </w:pPr>
      <w:r w:rsidRPr="00651BA5">
        <w:rPr>
          <w:sz w:val="24"/>
          <w:szCs w:val="24"/>
        </w:rPr>
        <w:t>Rationale for Level Designer</w:t>
      </w:r>
    </w:p>
    <w:p w:rsidR="007026D1" w:rsidRPr="00651BA5" w:rsidRDefault="00AA4C4E" w:rsidP="00320857">
      <w:pPr>
        <w:jc w:val="both"/>
        <w:rPr>
          <w:rFonts w:cs="Arial"/>
          <w:szCs w:val="24"/>
        </w:rPr>
      </w:pPr>
      <w:r w:rsidRPr="00651BA5">
        <w:rPr>
          <w:rFonts w:cs="Arial"/>
          <w:szCs w:val="24"/>
        </w:rPr>
        <w:t>The</w:t>
      </w:r>
      <w:r w:rsidR="007026D1" w:rsidRPr="00651BA5">
        <w:rPr>
          <w:rFonts w:cs="Arial"/>
          <w:szCs w:val="24"/>
        </w:rPr>
        <w:t xml:space="preserve"> research carried out for level designer were all sourced from online media, such as, amisqus.com and datascope.com, as this have the ability to reach a much larger audience than that for any other medium i.e. Journal &amp; Magazine prints. As a team, it was discussed we would use amisqus.com to advertise as it is a trusted company for many large and small companies.</w:t>
      </w:r>
    </w:p>
    <w:p w:rsidR="007026D1" w:rsidRPr="00651BA5" w:rsidRDefault="007026D1" w:rsidP="00320857">
      <w:pPr>
        <w:jc w:val="both"/>
        <w:rPr>
          <w:rFonts w:cs="Arial"/>
          <w:szCs w:val="24"/>
        </w:rPr>
      </w:pPr>
      <w:r w:rsidRPr="00651BA5">
        <w:rPr>
          <w:rFonts w:cs="Arial"/>
          <w:szCs w:val="24"/>
        </w:rPr>
        <w:t>The job advert for graduate level designer was based on four positions currently be recruited for buy other companies, however what I did come across was that there no Level Designer jobs specifically advertised for Graduates, so from the researched positions, there were a number of requirements that were common, such as scripting and game flow, exposure to game engines so these were used within the advert created. To get a rough estimate for the salary, research was carried out and found that salaries for a level designer ranged from £18,000 to £26,000 so for a graduate post the minimum value was used, as the graduate may not have any experience should be awarded the minimum found (glassdoor.com, 2017).</w:t>
      </w:r>
    </w:p>
    <w:p w:rsidR="00EA7881" w:rsidRPr="00651BA5" w:rsidRDefault="00EA7881" w:rsidP="00320857">
      <w:pPr>
        <w:jc w:val="both"/>
        <w:rPr>
          <w:rFonts w:cs="Arial"/>
          <w:szCs w:val="24"/>
        </w:rPr>
      </w:pPr>
      <w:r w:rsidRPr="00651BA5">
        <w:rPr>
          <w:rFonts w:cs="Arial"/>
          <w:szCs w:val="24"/>
        </w:rPr>
        <w:br w:type="page"/>
      </w:r>
    </w:p>
    <w:p w:rsidR="00336BA5" w:rsidRPr="00483C0A" w:rsidRDefault="00EA7881" w:rsidP="00320857">
      <w:pPr>
        <w:pStyle w:val="Heading1"/>
        <w:jc w:val="both"/>
        <w:rPr>
          <w:sz w:val="24"/>
          <w:szCs w:val="24"/>
        </w:rPr>
      </w:pPr>
      <w:r w:rsidRPr="00483C0A">
        <w:rPr>
          <w:sz w:val="24"/>
          <w:szCs w:val="24"/>
        </w:rPr>
        <w:lastRenderedPageBreak/>
        <w:t>Summary</w:t>
      </w:r>
    </w:p>
    <w:p w:rsidR="00336BA5" w:rsidRDefault="00881906" w:rsidP="00320857">
      <w:pPr>
        <w:jc w:val="both"/>
      </w:pPr>
      <w:r>
        <w:t>T</w:t>
      </w:r>
      <w:r w:rsidR="00336BA5">
        <w:t xml:space="preserve">his report provides analysis </w:t>
      </w:r>
      <w:r>
        <w:t xml:space="preserve">of, </w:t>
      </w:r>
      <w:r w:rsidR="00336BA5">
        <w:t xml:space="preserve">and creation of 3 job roles, </w:t>
      </w:r>
      <w:r>
        <w:t xml:space="preserve">these </w:t>
      </w:r>
      <w:r w:rsidR="00336BA5">
        <w:t>being Artis</w:t>
      </w:r>
      <w:r w:rsidR="00CA0F00">
        <w:t>t, Level Design</w:t>
      </w:r>
      <w:r>
        <w:t>er</w:t>
      </w:r>
      <w:r w:rsidR="00CA0F00">
        <w:t xml:space="preserve"> and Programmer. The team went for a very plain and simplistic approach to the design of the </w:t>
      </w:r>
      <w:r w:rsidR="00191D3C">
        <w:t>adverts which give a clean look and is what appears to standard for most roles.</w:t>
      </w:r>
    </w:p>
    <w:p w:rsidR="00336BA5" w:rsidRPr="00336BA5" w:rsidRDefault="00547610" w:rsidP="00320857">
      <w:pPr>
        <w:jc w:val="both"/>
      </w:pPr>
      <w:r>
        <w:t>As this was a group project it was discussed the</w:t>
      </w:r>
      <w:r w:rsidR="00336BA5">
        <w:t xml:space="preserve"> methods used were</w:t>
      </w:r>
      <w:r>
        <w:t xml:space="preserve"> going to be </w:t>
      </w:r>
      <w:r w:rsidR="00336BA5">
        <w:t>online sources</w:t>
      </w:r>
      <w:r>
        <w:t>,</w:t>
      </w:r>
      <w:r w:rsidR="00336BA5">
        <w:t xml:space="preserve"> </w:t>
      </w:r>
      <w:r>
        <w:t xml:space="preserve">as this would reach a larger audience, </w:t>
      </w:r>
      <w:r w:rsidR="00336BA5">
        <w:t>than that of printed or subscription based media.</w:t>
      </w:r>
    </w:p>
    <w:p w:rsidR="00CA0F00" w:rsidRDefault="005C3269" w:rsidP="00320857">
      <w:pPr>
        <w:jc w:val="both"/>
        <w:rPr>
          <w:szCs w:val="24"/>
        </w:rPr>
      </w:pPr>
      <w:r>
        <w:rPr>
          <w:szCs w:val="24"/>
        </w:rPr>
        <w:t>What appeared to be a common theme when researching is the lack of jobs tailored for Graduates, however this could be due to the time of year in which searches were carried out</w:t>
      </w:r>
      <w:r w:rsidR="00547610">
        <w:rPr>
          <w:szCs w:val="24"/>
        </w:rPr>
        <w:t xml:space="preserve">. </w:t>
      </w:r>
    </w:p>
    <w:p w:rsidR="00A95F53" w:rsidRDefault="00A95F53" w:rsidP="00320857">
      <w:pPr>
        <w:jc w:val="both"/>
        <w:rPr>
          <w:szCs w:val="24"/>
        </w:rPr>
      </w:pPr>
      <w:r>
        <w:rPr>
          <w:szCs w:val="24"/>
        </w:rPr>
        <w:t>Since carrying out this report as a group we now have a much better understanding of how indie studios operate, in terms of staffing and each roles responsibility. Research was carried out and one source</w:t>
      </w:r>
      <w:r w:rsidR="00791C33">
        <w:rPr>
          <w:szCs w:val="24"/>
        </w:rPr>
        <w:t xml:space="preserve"> was able to explain </w:t>
      </w:r>
      <w:r>
        <w:rPr>
          <w:szCs w:val="24"/>
        </w:rPr>
        <w:t>the basic</w:t>
      </w:r>
      <w:r w:rsidR="00791C33">
        <w:rPr>
          <w:szCs w:val="24"/>
        </w:rPr>
        <w:t>s of</w:t>
      </w:r>
      <w:r>
        <w:rPr>
          <w:szCs w:val="24"/>
        </w:rPr>
        <w:t xml:space="preserve"> how to form an Indie Game Development Team, (NYFA, 2014).</w:t>
      </w:r>
    </w:p>
    <w:p w:rsidR="00A95F53" w:rsidRDefault="00A95F53" w:rsidP="00320857">
      <w:pPr>
        <w:jc w:val="both"/>
        <w:rPr>
          <w:szCs w:val="24"/>
        </w:rPr>
      </w:pPr>
    </w:p>
    <w:p w:rsidR="008B3B49" w:rsidRDefault="008B3B49">
      <w:pPr>
        <w:spacing w:line="259" w:lineRule="auto"/>
        <w:rPr>
          <w:rFonts w:cs="Arial"/>
          <w:b/>
          <w:szCs w:val="24"/>
          <w:u w:val="single"/>
        </w:rPr>
      </w:pPr>
      <w:r>
        <w:rPr>
          <w:rFonts w:cs="Arial"/>
          <w:b/>
          <w:szCs w:val="24"/>
          <w:u w:val="single"/>
        </w:rPr>
        <w:br w:type="page"/>
      </w:r>
    </w:p>
    <w:p w:rsidR="008B3B49" w:rsidRPr="00483C0A" w:rsidRDefault="00791C33" w:rsidP="008B3B49">
      <w:pPr>
        <w:pStyle w:val="Heading2"/>
        <w:rPr>
          <w:sz w:val="24"/>
          <w:u w:val="single"/>
        </w:rPr>
      </w:pPr>
      <w:r w:rsidRPr="00483C0A">
        <w:rPr>
          <w:sz w:val="24"/>
          <w:u w:val="single"/>
        </w:rPr>
        <w:lastRenderedPageBreak/>
        <w:t>References</w:t>
      </w:r>
    </w:p>
    <w:p w:rsidR="008B3B49" w:rsidRPr="00F61869" w:rsidRDefault="008B3B49" w:rsidP="00320857">
      <w:pPr>
        <w:pStyle w:val="NoSpacing"/>
        <w:spacing w:line="480" w:lineRule="auto"/>
        <w:jc w:val="both"/>
      </w:pPr>
      <w:r w:rsidRPr="00F61869">
        <w:t>COUGHLAN, S, (Cited in AGR Graduate Recruitment Survey 2010) 2010. AGR Graduate Recruitment Survey 2010 [07/07/17]. Available from: http://agr.org.uk</w:t>
      </w:r>
    </w:p>
    <w:p w:rsidR="00320857" w:rsidRDefault="00320857" w:rsidP="00320857">
      <w:pPr>
        <w:pStyle w:val="NoSpacing"/>
        <w:spacing w:line="480" w:lineRule="auto"/>
        <w:jc w:val="both"/>
      </w:pPr>
    </w:p>
    <w:p w:rsidR="00791C33" w:rsidRPr="003041BA" w:rsidRDefault="00791C33" w:rsidP="00320857">
      <w:pPr>
        <w:pStyle w:val="NoSpacing"/>
        <w:spacing w:line="480" w:lineRule="auto"/>
        <w:jc w:val="both"/>
      </w:pPr>
      <w:r w:rsidRPr="003041BA">
        <w:t>GLASSDOOR.CO.UK, 2017. Level Designer Salaries [07/03/17]. Available from: https://www.glassdoor.co.uk/Salaries/level-designer-salary-SRCH_KO0,14_SDAS.htm</w:t>
      </w:r>
    </w:p>
    <w:p w:rsidR="00791C33" w:rsidRDefault="00791C33" w:rsidP="00320857">
      <w:pPr>
        <w:jc w:val="both"/>
      </w:pPr>
    </w:p>
    <w:p w:rsidR="00791C33" w:rsidRDefault="00791C33" w:rsidP="00320857">
      <w:pPr>
        <w:jc w:val="both"/>
      </w:pPr>
      <w:r>
        <w:t xml:space="preserve">NEW YORK FILM ACADEMY, 2014. How to form a Solid Indie Game Development Team [07/03/17]. Available from: </w:t>
      </w:r>
      <w:r w:rsidRPr="00791C33">
        <w:t>https://www.nyfa.edu/student-resources/forming-solid-indie-game-development-team/</w:t>
      </w:r>
    </w:p>
    <w:p w:rsidR="00A95F53" w:rsidRPr="00651BA5" w:rsidRDefault="00A95F53" w:rsidP="00651BA5">
      <w:pPr>
        <w:rPr>
          <w:rFonts w:cs="Arial"/>
          <w:b/>
          <w:szCs w:val="24"/>
          <w:u w:val="single"/>
        </w:rPr>
      </w:pPr>
    </w:p>
    <w:p w:rsidR="00EA7881" w:rsidRPr="00483C0A" w:rsidRDefault="00EA7881" w:rsidP="00100670">
      <w:pPr>
        <w:pStyle w:val="Heading1"/>
        <w:rPr>
          <w:sz w:val="24"/>
          <w:szCs w:val="24"/>
        </w:rPr>
      </w:pPr>
      <w:r w:rsidRPr="00483C0A">
        <w:rPr>
          <w:sz w:val="24"/>
          <w:szCs w:val="24"/>
        </w:rPr>
        <w:lastRenderedPageBreak/>
        <w:t>Appendix</w:t>
      </w:r>
    </w:p>
    <w:p w:rsidR="00976D93" w:rsidRDefault="00EA7881" w:rsidP="00976D93">
      <w:pPr>
        <w:keepNext/>
        <w:spacing w:line="240" w:lineRule="auto"/>
      </w:pPr>
      <w:r>
        <w:rPr>
          <w:noProof/>
          <w:lang w:eastAsia="en-GB"/>
        </w:rPr>
        <w:drawing>
          <wp:inline distT="0" distB="0" distL="0" distR="0" wp14:anchorId="0238AF6E" wp14:editId="58B4D53A">
            <wp:extent cx="5731510" cy="613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134100"/>
                    </a:xfrm>
                    <a:prstGeom prst="rect">
                      <a:avLst/>
                    </a:prstGeom>
                  </pic:spPr>
                </pic:pic>
              </a:graphicData>
            </a:graphic>
          </wp:inline>
        </w:drawing>
      </w:r>
    </w:p>
    <w:p w:rsidR="00F76622" w:rsidRDefault="00976D93" w:rsidP="00976D93">
      <w:pPr>
        <w:pStyle w:val="Caption"/>
      </w:pPr>
      <w:r>
        <w:t xml:space="preserve">Figure </w:t>
      </w:r>
      <w:r w:rsidR="00CF6CD3">
        <w:fldChar w:fldCharType="begin"/>
      </w:r>
      <w:r w:rsidR="00CF6CD3">
        <w:instrText xml:space="preserve"> SEQ Figure \* ALPHABETIC </w:instrText>
      </w:r>
      <w:r w:rsidR="00CF6CD3">
        <w:fldChar w:fldCharType="separate"/>
      </w:r>
      <w:r w:rsidR="006509A0">
        <w:rPr>
          <w:noProof/>
        </w:rPr>
        <w:t>A</w:t>
      </w:r>
      <w:r w:rsidR="00CF6CD3">
        <w:rPr>
          <w:noProof/>
        </w:rPr>
        <w:fldChar w:fldCharType="end"/>
      </w:r>
    </w:p>
    <w:p w:rsidR="00EA7881" w:rsidRDefault="00976D93" w:rsidP="00320857">
      <w:pPr>
        <w:pStyle w:val="NoSpacing"/>
        <w:spacing w:line="480" w:lineRule="auto"/>
      </w:pPr>
      <w:r w:rsidRPr="00976D93">
        <w:t xml:space="preserve">AMIQUS.COM, 2017. Senior 3D Artist [03/03/17]. Available from: </w:t>
      </w:r>
      <w:r w:rsidR="00FE5A26" w:rsidRPr="00651BA5">
        <w:t>https://www.amiqus.com/job/senior-3d-artist-jobid-5521 accessed on 03/03/17</w:t>
      </w:r>
      <w:r w:rsidR="00EA7881" w:rsidRPr="00EA7881">
        <w:t>.</w:t>
      </w:r>
    </w:p>
    <w:p w:rsidR="00FE5A26" w:rsidRDefault="00FE5A26">
      <w:pPr>
        <w:spacing w:line="259" w:lineRule="auto"/>
        <w:rPr>
          <w:rFonts w:cs="Arial"/>
          <w:szCs w:val="24"/>
        </w:rPr>
      </w:pPr>
      <w:r>
        <w:rPr>
          <w:rFonts w:cs="Arial"/>
          <w:szCs w:val="24"/>
        </w:rPr>
        <w:br w:type="page"/>
      </w:r>
    </w:p>
    <w:p w:rsidR="00F76622" w:rsidRDefault="00F76622" w:rsidP="00F76622">
      <w:pPr>
        <w:keepNext/>
      </w:pPr>
      <w:r>
        <w:rPr>
          <w:noProof/>
          <w:lang w:eastAsia="en-GB"/>
        </w:rPr>
        <w:lastRenderedPageBreak/>
        <w:drawing>
          <wp:inline distT="0" distB="0" distL="0" distR="0" wp14:anchorId="5077456B" wp14:editId="16F004E3">
            <wp:extent cx="5731510" cy="7320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320280"/>
                    </a:xfrm>
                    <a:prstGeom prst="rect">
                      <a:avLst/>
                    </a:prstGeom>
                  </pic:spPr>
                </pic:pic>
              </a:graphicData>
            </a:graphic>
          </wp:inline>
        </w:drawing>
      </w:r>
    </w:p>
    <w:p w:rsidR="00F76622" w:rsidRDefault="00F76622" w:rsidP="00F76622">
      <w:pPr>
        <w:pStyle w:val="Caption"/>
      </w:pPr>
      <w:r>
        <w:t xml:space="preserve">Figure </w:t>
      </w:r>
      <w:r w:rsidR="00976D93">
        <w:t>B</w:t>
      </w:r>
    </w:p>
    <w:p w:rsidR="00EA7881" w:rsidRDefault="00484E8E" w:rsidP="00791C33">
      <w:pPr>
        <w:pStyle w:val="NoSpacing"/>
        <w:spacing w:line="480" w:lineRule="auto"/>
      </w:pPr>
      <w:r w:rsidRPr="00484E8E">
        <w:t xml:space="preserve">OPM JOBS, 2017. Senior 2D Concept Artist [02/03/17]. Available from: </w:t>
      </w:r>
      <w:r w:rsidR="00FE5A26" w:rsidRPr="00651BA5">
        <w:t>http://jobs.gamesindustry.biz/opm/uk-and-europe/senior-2d-concept-artist--spain---salary-doe---relocation---f2p-games-id90177</w:t>
      </w:r>
    </w:p>
    <w:p w:rsidR="00484E8E" w:rsidRDefault="00484E8E" w:rsidP="00484E8E">
      <w:pPr>
        <w:keepNext/>
      </w:pPr>
      <w:r>
        <w:rPr>
          <w:noProof/>
          <w:lang w:eastAsia="en-GB"/>
        </w:rPr>
        <w:lastRenderedPageBreak/>
        <w:drawing>
          <wp:inline distT="0" distB="0" distL="0" distR="0" wp14:anchorId="7C2BA358" wp14:editId="29B85014">
            <wp:extent cx="5657850" cy="615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850" cy="6153150"/>
                    </a:xfrm>
                    <a:prstGeom prst="rect">
                      <a:avLst/>
                    </a:prstGeom>
                  </pic:spPr>
                </pic:pic>
              </a:graphicData>
            </a:graphic>
          </wp:inline>
        </w:drawing>
      </w:r>
    </w:p>
    <w:p w:rsidR="00484E8E" w:rsidRDefault="00484E8E" w:rsidP="00484E8E">
      <w:pPr>
        <w:pStyle w:val="Caption"/>
      </w:pPr>
      <w:r>
        <w:t xml:space="preserve">Figure </w:t>
      </w:r>
      <w:r w:rsidR="00976D93">
        <w:t>C</w:t>
      </w:r>
    </w:p>
    <w:p w:rsidR="00FE5A26" w:rsidRDefault="00976D93" w:rsidP="00791C33">
      <w:pPr>
        <w:pStyle w:val="NoSpacing"/>
        <w:spacing w:line="480" w:lineRule="auto"/>
      </w:pPr>
      <w:r w:rsidRPr="00976D93">
        <w:t xml:space="preserve">REED.CO.UK, 2017. Junior 3D Game Artist. [04/03/17]. Available from: </w:t>
      </w:r>
      <w:r w:rsidR="00FE5A26" w:rsidRPr="00651BA5">
        <w:t>https://www.reed.co.uk/jobs/junior-3d-game-artist/31576059?utm_medium=aggregator&amp;utm_source=glassdoor&amp;utm_term=REG&amp;rx_campaign=glassdoor20&amp;rx_group=101239&amp;rx_job=31576059&amp;rx_source=Glassdoor&amp;rx_medium=cpc</w:t>
      </w:r>
    </w:p>
    <w:p w:rsidR="00976D93" w:rsidRDefault="00976D93" w:rsidP="00976D93">
      <w:pPr>
        <w:keepNext/>
      </w:pPr>
      <w:r>
        <w:rPr>
          <w:noProof/>
          <w:lang w:eastAsia="en-GB"/>
        </w:rPr>
        <w:lastRenderedPageBreak/>
        <w:drawing>
          <wp:inline distT="0" distB="0" distL="0" distR="0" wp14:anchorId="5078C794" wp14:editId="448D506F">
            <wp:extent cx="5928360" cy="244602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28360" cy="2446020"/>
                    </a:xfrm>
                    <a:prstGeom prst="rect">
                      <a:avLst/>
                    </a:prstGeom>
                  </pic:spPr>
                </pic:pic>
              </a:graphicData>
            </a:graphic>
          </wp:inline>
        </w:drawing>
      </w:r>
    </w:p>
    <w:p w:rsidR="00976D93" w:rsidRDefault="00976D93" w:rsidP="00976D93">
      <w:pPr>
        <w:pStyle w:val="Caption"/>
      </w:pPr>
      <w:r>
        <w:t>Figure D</w:t>
      </w:r>
    </w:p>
    <w:p w:rsidR="00976D93" w:rsidRDefault="00976D93" w:rsidP="00791C33">
      <w:pPr>
        <w:pStyle w:val="NoSpacing"/>
        <w:spacing w:line="480" w:lineRule="auto"/>
      </w:pPr>
      <w:r w:rsidRPr="00976D93">
        <w:t xml:space="preserve">DATASCOPE.COM, 2017. UI Technical Artist [04/03/17]. Available from: </w:t>
      </w:r>
      <w:r w:rsidR="00FE5A26" w:rsidRPr="00651BA5">
        <w:t>http://www.datascope.co.uk/job-details/all-games-jobs/art-and-animation-jobs/ui-technical-artist-london-mobile-45-55k-benefits/13353.html</w:t>
      </w:r>
    </w:p>
    <w:p w:rsidR="00976D93" w:rsidRDefault="00976D93" w:rsidP="00791C33">
      <w:r>
        <w:br w:type="page"/>
      </w:r>
    </w:p>
    <w:p w:rsidR="0077470A" w:rsidRDefault="00976D93" w:rsidP="0077470A">
      <w:pPr>
        <w:keepNext/>
      </w:pPr>
      <w:r>
        <w:rPr>
          <w:noProof/>
          <w:lang w:eastAsia="en-GB"/>
        </w:rPr>
        <w:lastRenderedPageBreak/>
        <w:drawing>
          <wp:inline distT="0" distB="0" distL="0" distR="0" wp14:anchorId="328E897A" wp14:editId="213CCB97">
            <wp:extent cx="4869180" cy="7277100"/>
            <wp:effectExtent l="0" t="0" r="762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4869180" cy="7277100"/>
                    </a:xfrm>
                    <a:prstGeom prst="rect">
                      <a:avLst/>
                    </a:prstGeom>
                  </pic:spPr>
                </pic:pic>
              </a:graphicData>
            </a:graphic>
          </wp:inline>
        </w:drawing>
      </w:r>
    </w:p>
    <w:p w:rsidR="00976D93" w:rsidRDefault="0077470A" w:rsidP="0077470A">
      <w:pPr>
        <w:pStyle w:val="Caption"/>
      </w:pPr>
      <w:r>
        <w:t>Figure E</w:t>
      </w:r>
    </w:p>
    <w:p w:rsidR="0077470A" w:rsidRDefault="0077470A" w:rsidP="00791C33">
      <w:pPr>
        <w:pStyle w:val="NoSpacing"/>
        <w:spacing w:line="480" w:lineRule="auto"/>
      </w:pPr>
      <w:r w:rsidRPr="00B93A4B">
        <w:rPr>
          <w:caps/>
        </w:rPr>
        <w:t>Alan</w:t>
      </w:r>
      <w:r w:rsidRPr="0077470A">
        <w:t xml:space="preserve">, 2017. </w:t>
      </w:r>
      <w:r w:rsidR="00B93A4B">
        <w:t>Unity D</w:t>
      </w:r>
      <w:r w:rsidRPr="0077470A">
        <w:t>eveloper</w:t>
      </w:r>
      <w:ins w:id="3" w:author="Chris Youd" w:date="2017-03-09T18:37:00Z">
        <w:r w:rsidR="00CA3AE7">
          <w:t xml:space="preserve"> </w:t>
        </w:r>
      </w:ins>
      <w:r w:rsidRPr="0077470A">
        <w:t>[</w:t>
      </w:r>
      <w:r w:rsidR="00B93A4B">
        <w:t>07/03/17</w:t>
      </w:r>
      <w:r w:rsidRPr="0077470A">
        <w:t xml:space="preserve">]. Available from: </w:t>
      </w:r>
      <w:r w:rsidR="00FE5A26" w:rsidRPr="00651BA5">
        <w:t>https://www.amiqus.com/job/unity-developer-jobid-3489</w:t>
      </w:r>
    </w:p>
    <w:p w:rsidR="00FE5A26" w:rsidRDefault="00FE5A26">
      <w:pPr>
        <w:spacing w:line="259" w:lineRule="auto"/>
        <w:rPr>
          <w:rFonts w:eastAsiaTheme="minorEastAsia"/>
          <w:lang w:val="en-US"/>
        </w:rPr>
      </w:pPr>
      <w:r>
        <w:br w:type="page"/>
      </w:r>
    </w:p>
    <w:p w:rsidR="0077470A" w:rsidRDefault="0077470A" w:rsidP="0077470A">
      <w:pPr>
        <w:keepNext/>
      </w:pPr>
      <w:r>
        <w:rPr>
          <w:noProof/>
          <w:lang w:eastAsia="en-GB"/>
        </w:rPr>
        <w:lastRenderedPageBreak/>
        <w:drawing>
          <wp:inline distT="0" distB="0" distL="0" distR="0" wp14:anchorId="4FBC55EF" wp14:editId="4844ECAF">
            <wp:extent cx="5448300" cy="5725795"/>
            <wp:effectExtent l="0" t="0" r="0" b="825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448300" cy="5725795"/>
                    </a:xfrm>
                    <a:prstGeom prst="rect">
                      <a:avLst/>
                    </a:prstGeom>
                  </pic:spPr>
                </pic:pic>
              </a:graphicData>
            </a:graphic>
          </wp:inline>
        </w:drawing>
      </w:r>
    </w:p>
    <w:p w:rsidR="0077470A" w:rsidRDefault="0077470A" w:rsidP="0077470A">
      <w:pPr>
        <w:pStyle w:val="Caption"/>
      </w:pPr>
      <w:r>
        <w:t>Figure F</w:t>
      </w:r>
    </w:p>
    <w:p w:rsidR="0077470A" w:rsidRDefault="0077470A" w:rsidP="00791C33">
      <w:pPr>
        <w:pStyle w:val="NoSpacing"/>
        <w:spacing w:line="480" w:lineRule="auto"/>
      </w:pPr>
      <w:r w:rsidRPr="00B93A4B">
        <w:rPr>
          <w:caps/>
        </w:rPr>
        <w:t>Aardvark Swift</w:t>
      </w:r>
      <w:r w:rsidRPr="0077470A">
        <w:t>, 2016. Graduate Programmer [</w:t>
      </w:r>
      <w:r w:rsidR="00B93A4B">
        <w:t>07/03/17</w:t>
      </w:r>
      <w:r w:rsidRPr="0077470A">
        <w:t xml:space="preserve">]. Available from: </w:t>
      </w:r>
      <w:r w:rsidR="00FE5A26" w:rsidRPr="00651BA5">
        <w:t>http://aswift.com/jobs/graduate-programmer-2/</w:t>
      </w:r>
    </w:p>
    <w:p w:rsidR="0077470A" w:rsidRDefault="0077470A">
      <w:r>
        <w:br w:type="page"/>
      </w:r>
    </w:p>
    <w:p w:rsidR="0077470A" w:rsidRDefault="0077470A" w:rsidP="0077470A">
      <w:pPr>
        <w:pStyle w:val="Caption"/>
        <w:keepNext/>
      </w:pPr>
      <w:r w:rsidRPr="0077470A">
        <w:rPr>
          <w:noProof/>
          <w:lang w:eastAsia="en-GB"/>
        </w:rPr>
        <w:lastRenderedPageBreak/>
        <w:drawing>
          <wp:inline distT="0" distB="0" distL="0" distR="0" wp14:anchorId="169BDEBE" wp14:editId="23A29F02">
            <wp:extent cx="3977640" cy="7444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7640" cy="7444740"/>
                    </a:xfrm>
                    <a:prstGeom prst="rect">
                      <a:avLst/>
                    </a:prstGeom>
                  </pic:spPr>
                </pic:pic>
              </a:graphicData>
            </a:graphic>
          </wp:inline>
        </w:drawing>
      </w:r>
    </w:p>
    <w:p w:rsidR="0077470A" w:rsidRDefault="0077470A" w:rsidP="0077470A">
      <w:pPr>
        <w:pStyle w:val="Caption"/>
      </w:pPr>
      <w:r>
        <w:t>Figure G</w:t>
      </w:r>
    </w:p>
    <w:p w:rsidR="00B93A4B" w:rsidRDefault="00B93A4B" w:rsidP="00791C33">
      <w:pPr>
        <w:pStyle w:val="NoSpacing"/>
        <w:spacing w:line="480" w:lineRule="auto"/>
      </w:pPr>
      <w:r w:rsidRPr="00B93A4B">
        <w:rPr>
          <w:caps/>
        </w:rPr>
        <w:t>Supermassive Games</w:t>
      </w:r>
      <w:r w:rsidRPr="00B93A4B">
        <w:t xml:space="preserve">, 2017. Game Systems Programmer [07/03/17]. Available from: </w:t>
      </w:r>
      <w:r w:rsidR="00FE5A26" w:rsidRPr="00651BA5">
        <w:t>https://www.glassdoor.co.uk/Job/southampton-game-programmer-jobs-SRCH_IL.0,11_IC3380757_KO12,27.htm?jl=2296783052</w:t>
      </w:r>
    </w:p>
    <w:p w:rsidR="00B93A4B" w:rsidRDefault="00B93A4B" w:rsidP="00B93A4B">
      <w:pPr>
        <w:keepNext/>
      </w:pPr>
      <w:r w:rsidRPr="00B93A4B">
        <w:rPr>
          <w:noProof/>
          <w:lang w:eastAsia="en-GB"/>
        </w:rPr>
        <w:lastRenderedPageBreak/>
        <w:drawing>
          <wp:inline distT="0" distB="0" distL="0" distR="0" wp14:anchorId="7E14283D" wp14:editId="3E29273D">
            <wp:extent cx="3809365" cy="74599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525" cy="7460294"/>
                    </a:xfrm>
                    <a:prstGeom prst="rect">
                      <a:avLst/>
                    </a:prstGeom>
                  </pic:spPr>
                </pic:pic>
              </a:graphicData>
            </a:graphic>
          </wp:inline>
        </w:drawing>
      </w:r>
    </w:p>
    <w:p w:rsidR="00B93A4B" w:rsidRDefault="00B93A4B" w:rsidP="00B93A4B">
      <w:pPr>
        <w:pStyle w:val="Caption"/>
      </w:pPr>
      <w:r>
        <w:t>Figure H</w:t>
      </w:r>
    </w:p>
    <w:p w:rsidR="00B93A4B" w:rsidRDefault="00B93A4B" w:rsidP="00791C33">
      <w:pPr>
        <w:pStyle w:val="NoSpacing"/>
        <w:spacing w:line="480" w:lineRule="auto"/>
      </w:pPr>
      <w:r w:rsidRPr="006509A0">
        <w:rPr>
          <w:caps/>
        </w:rPr>
        <w:t>Will</w:t>
      </w:r>
      <w:r w:rsidRPr="006509A0">
        <w:t xml:space="preserve">, 2017. Senior Programmer [07/03/17]. Available from: </w:t>
      </w:r>
      <w:r w:rsidR="00FE5A26" w:rsidRPr="00651BA5">
        <w:t>https://www.amiqus.com/job/senior-programmer-jobid-5213</w:t>
      </w:r>
    </w:p>
    <w:p w:rsidR="00B93A4B" w:rsidRDefault="00B93A4B" w:rsidP="00B93A4B">
      <w:pPr>
        <w:keepNext/>
      </w:pPr>
      <w:r w:rsidRPr="00B93A4B">
        <w:rPr>
          <w:noProof/>
          <w:lang w:eastAsia="en-GB"/>
        </w:rPr>
        <w:lastRenderedPageBreak/>
        <w:drawing>
          <wp:inline distT="0" distB="0" distL="0" distR="0" wp14:anchorId="2195A6B8" wp14:editId="199F88DD">
            <wp:extent cx="5675630" cy="7751554"/>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41"/>
                    <a:stretch/>
                  </pic:blipFill>
                  <pic:spPr bwMode="auto">
                    <a:xfrm>
                      <a:off x="0" y="0"/>
                      <a:ext cx="5676190" cy="7752319"/>
                    </a:xfrm>
                    <a:prstGeom prst="rect">
                      <a:avLst/>
                    </a:prstGeom>
                    <a:ln>
                      <a:noFill/>
                    </a:ln>
                    <a:extLst>
                      <a:ext uri="{53640926-AAD7-44D8-BBD7-CCE9431645EC}">
                        <a14:shadowObscured xmlns:a14="http://schemas.microsoft.com/office/drawing/2010/main"/>
                      </a:ext>
                    </a:extLst>
                  </pic:spPr>
                </pic:pic>
              </a:graphicData>
            </a:graphic>
          </wp:inline>
        </w:drawing>
      </w:r>
    </w:p>
    <w:p w:rsidR="00B93A4B" w:rsidRDefault="00B93A4B" w:rsidP="00B93A4B">
      <w:pPr>
        <w:pStyle w:val="Caption"/>
      </w:pPr>
      <w:r>
        <w:t>Figure I</w:t>
      </w:r>
    </w:p>
    <w:p w:rsidR="00B93A4B" w:rsidRDefault="00B93A4B" w:rsidP="00791C33">
      <w:pPr>
        <w:pStyle w:val="NoSpacing"/>
        <w:spacing w:line="480" w:lineRule="auto"/>
      </w:pPr>
      <w:r w:rsidRPr="00B93A4B">
        <w:t xml:space="preserve">CLIMAX STUDIOS, 2017. Level Designer [06/03/17]. Available from: </w:t>
      </w:r>
      <w:r w:rsidR="00FE5A26" w:rsidRPr="00651BA5">
        <w:t>http://www.climaxstudios.com/job_specs/LevelDesigner.pdf</w:t>
      </w:r>
    </w:p>
    <w:p w:rsidR="00B93A4B" w:rsidRDefault="00B93A4B" w:rsidP="00B93A4B">
      <w:pPr>
        <w:keepNext/>
      </w:pPr>
      <w:r>
        <w:rPr>
          <w:noProof/>
          <w:lang w:eastAsia="en-GB"/>
        </w:rPr>
        <w:lastRenderedPageBreak/>
        <w:drawing>
          <wp:inline distT="0" distB="0" distL="0" distR="0" wp14:anchorId="1E685B73" wp14:editId="3AD8E3E2">
            <wp:extent cx="5731510" cy="4197350"/>
            <wp:effectExtent l="0" t="0" r="254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5731510" cy="4197350"/>
                    </a:xfrm>
                    <a:prstGeom prst="rect">
                      <a:avLst/>
                    </a:prstGeom>
                  </pic:spPr>
                </pic:pic>
              </a:graphicData>
            </a:graphic>
          </wp:inline>
        </w:drawing>
      </w:r>
    </w:p>
    <w:p w:rsidR="00B93A4B" w:rsidRDefault="00B93A4B" w:rsidP="00B93A4B">
      <w:pPr>
        <w:pStyle w:val="Caption"/>
      </w:pPr>
      <w:r>
        <w:t>Figure J</w:t>
      </w:r>
    </w:p>
    <w:p w:rsidR="00B93A4B" w:rsidRDefault="00B93A4B" w:rsidP="00791C33">
      <w:pPr>
        <w:pStyle w:val="NoSpacing"/>
        <w:spacing w:line="480" w:lineRule="auto"/>
      </w:pPr>
      <w:r w:rsidRPr="00B93A4B">
        <w:t xml:space="preserve">DATASCOPE.CO.UK, 2017. Level Designer [07/03/17]. Available from: </w:t>
      </w:r>
      <w:r w:rsidR="00FE5A26" w:rsidRPr="00651BA5">
        <w:t>http://www.datascope.co.uk/job-details/all-games-jobs/games-and-level-design/level-designer-midlands-18-20k/12737.html</w:t>
      </w:r>
    </w:p>
    <w:p w:rsidR="00B93A4B" w:rsidRDefault="00B93A4B">
      <w:r>
        <w:br w:type="page"/>
      </w:r>
    </w:p>
    <w:p w:rsidR="00B93A4B" w:rsidRDefault="00B93A4B" w:rsidP="00B93A4B">
      <w:pPr>
        <w:keepNext/>
      </w:pPr>
      <w:r>
        <w:object w:dxaOrig="8904" w:dyaOrig="7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8pt;height:382.2pt" o:ole="">
            <v:imagedata r:id="rId18" o:title="" cropbottom="18875f"/>
          </v:shape>
          <o:OLEObject Type="Embed" ProgID="Acrobat.Document.DC" ShapeID="_x0000_i1025" DrawAspect="Content" ObjectID="_1550589922" r:id="rId19"/>
        </w:object>
      </w:r>
    </w:p>
    <w:p w:rsidR="00B93A4B" w:rsidRDefault="00B93A4B" w:rsidP="00B93A4B">
      <w:pPr>
        <w:pStyle w:val="Caption"/>
      </w:pPr>
      <w:r>
        <w:t>Figure K</w:t>
      </w:r>
    </w:p>
    <w:p w:rsidR="006509A0" w:rsidRDefault="00B93A4B" w:rsidP="00791C33">
      <w:pPr>
        <w:pStyle w:val="NoSpacing"/>
        <w:spacing w:line="480" w:lineRule="auto"/>
      </w:pPr>
      <w:r w:rsidRPr="006509A0">
        <w:t>AMIQUS, 2017. Level Design [</w:t>
      </w:r>
      <w:r w:rsidR="006509A0" w:rsidRPr="006509A0">
        <w:t>07/03/17</w:t>
      </w:r>
      <w:r w:rsidRPr="006509A0">
        <w:t xml:space="preserve">]. Available from: </w:t>
      </w:r>
      <w:r w:rsidR="00FE5A26" w:rsidRPr="00651BA5">
        <w:t>https://www.amiqus.com/job/level-design-jobid-5574</w:t>
      </w:r>
    </w:p>
    <w:p w:rsidR="006509A0" w:rsidRDefault="006509A0">
      <w:r>
        <w:br w:type="page"/>
      </w:r>
    </w:p>
    <w:p w:rsidR="006509A0" w:rsidRDefault="006509A0" w:rsidP="006509A0">
      <w:pPr>
        <w:keepNext/>
      </w:pPr>
      <w:r>
        <w:rPr>
          <w:noProof/>
          <w:lang w:eastAsia="en-GB"/>
        </w:rPr>
        <w:lastRenderedPageBreak/>
        <w:drawing>
          <wp:inline distT="0" distB="0" distL="0" distR="0" wp14:anchorId="20AD8A34" wp14:editId="3AF675B7">
            <wp:extent cx="5731510" cy="4662805"/>
            <wp:effectExtent l="0" t="0" r="2540" b="4445"/>
            <wp:docPr id="12" name="Picture 1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731510" cy="4662805"/>
                    </a:xfrm>
                    <a:prstGeom prst="rect">
                      <a:avLst/>
                    </a:prstGeom>
                  </pic:spPr>
                </pic:pic>
              </a:graphicData>
            </a:graphic>
          </wp:inline>
        </w:drawing>
      </w:r>
    </w:p>
    <w:p w:rsidR="00B93A4B" w:rsidRDefault="006509A0" w:rsidP="006509A0">
      <w:pPr>
        <w:pStyle w:val="Caption"/>
      </w:pPr>
      <w:r>
        <w:t>Figure L</w:t>
      </w:r>
    </w:p>
    <w:p w:rsidR="00100670" w:rsidRDefault="006509A0" w:rsidP="00791C33">
      <w:pPr>
        <w:pStyle w:val="NoSpacing"/>
        <w:spacing w:line="480" w:lineRule="auto"/>
      </w:pPr>
      <w:r w:rsidRPr="006509A0">
        <w:t xml:space="preserve">TOTAL JOBS, 2017. Games Designer [07/03/17]. Available from: </w:t>
      </w:r>
      <w:r w:rsidR="00FE5A26" w:rsidRPr="00651BA5">
        <w:t>https://www.totaljobs.com/job/games-designer-in/fresh-recruits-ltd-job67971812?WT.mc_id=A_RE_IDPPC_MP1_DSN_11</w:t>
      </w:r>
    </w:p>
    <w:p w:rsidR="00635F39" w:rsidRDefault="00635F39" w:rsidP="00791C33">
      <w:pPr>
        <w:rPr>
          <w:rFonts w:eastAsiaTheme="minorEastAsia"/>
          <w:lang w:val="en-US"/>
        </w:rPr>
      </w:pPr>
    </w:p>
    <w:sectPr w:rsidR="00635F39" w:rsidSect="00992E51">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CD3" w:rsidRDefault="00CF6CD3" w:rsidP="00BB068D">
      <w:pPr>
        <w:spacing w:after="0" w:line="240" w:lineRule="auto"/>
      </w:pPr>
      <w:r>
        <w:separator/>
      </w:r>
    </w:p>
  </w:endnote>
  <w:endnote w:type="continuationSeparator" w:id="0">
    <w:p w:rsidR="00CF6CD3" w:rsidRDefault="00CF6CD3" w:rsidP="00BB0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2753165"/>
      <w:docPartObj>
        <w:docPartGallery w:val="Page Numbers (Bottom of Page)"/>
        <w:docPartUnique/>
      </w:docPartObj>
    </w:sdtPr>
    <w:sdtEndPr/>
    <w:sdtContent>
      <w:sdt>
        <w:sdtPr>
          <w:id w:val="-1769616900"/>
          <w:docPartObj>
            <w:docPartGallery w:val="Page Numbers (Top of Page)"/>
            <w:docPartUnique/>
          </w:docPartObj>
        </w:sdtPr>
        <w:sdtEndPr/>
        <w:sdtContent>
          <w:p w:rsidR="00992E51" w:rsidRDefault="00992E51">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C21BD0">
              <w:rPr>
                <w:b/>
                <w:bCs/>
                <w:noProof/>
              </w:rPr>
              <w:t>20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21BD0">
              <w:rPr>
                <w:b/>
                <w:bCs/>
                <w:noProof/>
              </w:rPr>
              <w:t>20</w:t>
            </w:r>
            <w:r>
              <w:rPr>
                <w:b/>
                <w:bCs/>
                <w:szCs w:val="24"/>
              </w:rPr>
              <w:fldChar w:fldCharType="end"/>
            </w:r>
          </w:p>
        </w:sdtContent>
      </w:sdt>
    </w:sdtContent>
  </w:sdt>
  <w:p w:rsidR="00BB068D" w:rsidRDefault="00BB0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CD3" w:rsidRDefault="00CF6CD3" w:rsidP="00BB068D">
      <w:pPr>
        <w:spacing w:after="0" w:line="240" w:lineRule="auto"/>
      </w:pPr>
      <w:r>
        <w:separator/>
      </w:r>
    </w:p>
  </w:footnote>
  <w:footnote w:type="continuationSeparator" w:id="0">
    <w:p w:rsidR="00CF6CD3" w:rsidRDefault="00CF6CD3" w:rsidP="00BB06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1D9A"/>
    <w:multiLevelType w:val="hybridMultilevel"/>
    <w:tmpl w:val="A07AFC1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399B3694"/>
    <w:multiLevelType w:val="hybridMultilevel"/>
    <w:tmpl w:val="127A28D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15:restartNumberingAfterBreak="0">
    <w:nsid w:val="3F2B03A4"/>
    <w:multiLevelType w:val="hybridMultilevel"/>
    <w:tmpl w:val="ABC2C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786335"/>
    <w:multiLevelType w:val="hybridMultilevel"/>
    <w:tmpl w:val="646AA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 Youd">
    <w15:presenceInfo w15:providerId="Windows Live" w15:userId="de8ccd9b85fd0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0CD"/>
    <w:rsid w:val="000B7158"/>
    <w:rsid w:val="00100670"/>
    <w:rsid w:val="001066BE"/>
    <w:rsid w:val="0015055A"/>
    <w:rsid w:val="00191D3C"/>
    <w:rsid w:val="001C26A7"/>
    <w:rsid w:val="00216F06"/>
    <w:rsid w:val="00217830"/>
    <w:rsid w:val="00286AC1"/>
    <w:rsid w:val="002F287F"/>
    <w:rsid w:val="003041BA"/>
    <w:rsid w:val="00320857"/>
    <w:rsid w:val="00336BA5"/>
    <w:rsid w:val="003C336D"/>
    <w:rsid w:val="003C591E"/>
    <w:rsid w:val="00424ABE"/>
    <w:rsid w:val="00483C0A"/>
    <w:rsid w:val="00484E8E"/>
    <w:rsid w:val="004A69ED"/>
    <w:rsid w:val="00535FED"/>
    <w:rsid w:val="00547610"/>
    <w:rsid w:val="005C3269"/>
    <w:rsid w:val="00611A27"/>
    <w:rsid w:val="00634401"/>
    <w:rsid w:val="00635F39"/>
    <w:rsid w:val="006509A0"/>
    <w:rsid w:val="00651BA5"/>
    <w:rsid w:val="006528B6"/>
    <w:rsid w:val="006723D6"/>
    <w:rsid w:val="006D00AA"/>
    <w:rsid w:val="006F39A7"/>
    <w:rsid w:val="007026D1"/>
    <w:rsid w:val="00703FB6"/>
    <w:rsid w:val="0077470A"/>
    <w:rsid w:val="007812E2"/>
    <w:rsid w:val="00791C33"/>
    <w:rsid w:val="007C1324"/>
    <w:rsid w:val="0084790A"/>
    <w:rsid w:val="00881906"/>
    <w:rsid w:val="008B3B49"/>
    <w:rsid w:val="00963039"/>
    <w:rsid w:val="00976D93"/>
    <w:rsid w:val="00992E51"/>
    <w:rsid w:val="00992E54"/>
    <w:rsid w:val="009D5859"/>
    <w:rsid w:val="009E2A20"/>
    <w:rsid w:val="00A95F53"/>
    <w:rsid w:val="00AA4C4E"/>
    <w:rsid w:val="00B93A4B"/>
    <w:rsid w:val="00BB068D"/>
    <w:rsid w:val="00C21BD0"/>
    <w:rsid w:val="00C23E83"/>
    <w:rsid w:val="00CA0F00"/>
    <w:rsid w:val="00CA3AE7"/>
    <w:rsid w:val="00CF6CD3"/>
    <w:rsid w:val="00D11AC2"/>
    <w:rsid w:val="00D1380E"/>
    <w:rsid w:val="00D21F1B"/>
    <w:rsid w:val="00D601C8"/>
    <w:rsid w:val="00DB4FB0"/>
    <w:rsid w:val="00E51519"/>
    <w:rsid w:val="00E90724"/>
    <w:rsid w:val="00E96187"/>
    <w:rsid w:val="00EA7881"/>
    <w:rsid w:val="00F320CD"/>
    <w:rsid w:val="00F53930"/>
    <w:rsid w:val="00F61869"/>
    <w:rsid w:val="00F65024"/>
    <w:rsid w:val="00F76622"/>
    <w:rsid w:val="00F853CC"/>
    <w:rsid w:val="00FE5A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EB7E1"/>
  <w15:chartTrackingRefBased/>
  <w15:docId w15:val="{7D902C3A-3A5E-47BE-855B-430DC50C0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96187"/>
    <w:pPr>
      <w:spacing w:line="480" w:lineRule="auto"/>
    </w:pPr>
    <w:rPr>
      <w:rFonts w:ascii="Arial" w:hAnsi="Arial"/>
      <w:sz w:val="24"/>
    </w:rPr>
  </w:style>
  <w:style w:type="paragraph" w:styleId="Heading1">
    <w:name w:val="heading 1"/>
    <w:basedOn w:val="Normal"/>
    <w:next w:val="Normal"/>
    <w:link w:val="Heading1Char"/>
    <w:uiPriority w:val="9"/>
    <w:qFormat/>
    <w:rsid w:val="00D21F1B"/>
    <w:pPr>
      <w:keepNext/>
      <w:keepLines/>
      <w:spacing w:after="0"/>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F65024"/>
    <w:pPr>
      <w:keepNext/>
      <w:keepLines/>
      <w:spacing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23E8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5A26"/>
    <w:pPr>
      <w:spacing w:after="0" w:line="240" w:lineRule="auto"/>
    </w:pPr>
    <w:rPr>
      <w:rFonts w:ascii="Arial" w:eastAsiaTheme="minorEastAsia" w:hAnsi="Arial"/>
      <w:sz w:val="24"/>
      <w:lang w:val="en-US"/>
    </w:rPr>
  </w:style>
  <w:style w:type="character" w:customStyle="1" w:styleId="NoSpacingChar">
    <w:name w:val="No Spacing Char"/>
    <w:basedOn w:val="DefaultParagraphFont"/>
    <w:link w:val="NoSpacing"/>
    <w:uiPriority w:val="1"/>
    <w:rsid w:val="00FE5A26"/>
    <w:rPr>
      <w:rFonts w:ascii="Arial" w:eastAsiaTheme="minorEastAsia" w:hAnsi="Arial"/>
      <w:sz w:val="24"/>
      <w:lang w:val="en-US"/>
    </w:rPr>
  </w:style>
  <w:style w:type="table" w:styleId="TableGrid">
    <w:name w:val="Table Grid"/>
    <w:basedOn w:val="TableNormal"/>
    <w:uiPriority w:val="39"/>
    <w:rsid w:val="009D5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1F1B"/>
    <w:rPr>
      <w:rFonts w:ascii="Arial" w:eastAsiaTheme="majorEastAsia" w:hAnsi="Arial" w:cstheme="majorBidi"/>
      <w:b/>
      <w:sz w:val="32"/>
      <w:szCs w:val="32"/>
      <w:u w:val="single"/>
    </w:rPr>
  </w:style>
  <w:style w:type="character" w:customStyle="1" w:styleId="Heading2Char">
    <w:name w:val="Heading 2 Char"/>
    <w:basedOn w:val="DefaultParagraphFont"/>
    <w:link w:val="Heading2"/>
    <w:uiPriority w:val="9"/>
    <w:rsid w:val="00F65024"/>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C23E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23E83"/>
    <w:pPr>
      <w:ind w:left="720"/>
      <w:contextualSpacing/>
    </w:pPr>
  </w:style>
  <w:style w:type="character" w:styleId="Hyperlink">
    <w:name w:val="Hyperlink"/>
    <w:basedOn w:val="DefaultParagraphFont"/>
    <w:uiPriority w:val="99"/>
    <w:unhideWhenUsed/>
    <w:rsid w:val="00EA7881"/>
    <w:rPr>
      <w:color w:val="0563C1" w:themeColor="hyperlink"/>
      <w:u w:val="single"/>
    </w:rPr>
  </w:style>
  <w:style w:type="character" w:customStyle="1" w:styleId="Mention1">
    <w:name w:val="Mention1"/>
    <w:basedOn w:val="DefaultParagraphFont"/>
    <w:uiPriority w:val="99"/>
    <w:semiHidden/>
    <w:unhideWhenUsed/>
    <w:rsid w:val="00F76622"/>
    <w:rPr>
      <w:color w:val="2B579A"/>
      <w:shd w:val="clear" w:color="auto" w:fill="E6E6E6"/>
    </w:rPr>
  </w:style>
  <w:style w:type="paragraph" w:styleId="Caption">
    <w:name w:val="caption"/>
    <w:basedOn w:val="Normal"/>
    <w:next w:val="Normal"/>
    <w:uiPriority w:val="35"/>
    <w:unhideWhenUsed/>
    <w:qFormat/>
    <w:rsid w:val="00F7662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06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068D"/>
  </w:style>
  <w:style w:type="paragraph" w:styleId="Footer">
    <w:name w:val="footer"/>
    <w:basedOn w:val="Normal"/>
    <w:link w:val="FooterChar"/>
    <w:uiPriority w:val="99"/>
    <w:unhideWhenUsed/>
    <w:rsid w:val="00BB0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68D"/>
  </w:style>
  <w:style w:type="character" w:styleId="Mention">
    <w:name w:val="Mention"/>
    <w:basedOn w:val="DefaultParagraphFont"/>
    <w:uiPriority w:val="99"/>
    <w:semiHidden/>
    <w:unhideWhenUsed/>
    <w:rsid w:val="0063440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22179">
      <w:bodyDiv w:val="1"/>
      <w:marLeft w:val="0"/>
      <w:marRight w:val="0"/>
      <w:marTop w:val="0"/>
      <w:marBottom w:val="0"/>
      <w:divBdr>
        <w:top w:val="none" w:sz="0" w:space="0" w:color="auto"/>
        <w:left w:val="none" w:sz="0" w:space="0" w:color="auto"/>
        <w:bottom w:val="none" w:sz="0" w:space="0" w:color="auto"/>
        <w:right w:val="none" w:sz="0" w:space="0" w:color="auto"/>
      </w:divBdr>
    </w:div>
    <w:div w:id="143746692">
      <w:bodyDiv w:val="1"/>
      <w:marLeft w:val="0"/>
      <w:marRight w:val="0"/>
      <w:marTop w:val="0"/>
      <w:marBottom w:val="0"/>
      <w:divBdr>
        <w:top w:val="none" w:sz="0" w:space="0" w:color="auto"/>
        <w:left w:val="none" w:sz="0" w:space="0" w:color="auto"/>
        <w:bottom w:val="none" w:sz="0" w:space="0" w:color="auto"/>
        <w:right w:val="none" w:sz="0" w:space="0" w:color="auto"/>
      </w:divBdr>
    </w:div>
    <w:div w:id="246578648">
      <w:bodyDiv w:val="1"/>
      <w:marLeft w:val="0"/>
      <w:marRight w:val="0"/>
      <w:marTop w:val="0"/>
      <w:marBottom w:val="0"/>
      <w:divBdr>
        <w:top w:val="none" w:sz="0" w:space="0" w:color="auto"/>
        <w:left w:val="none" w:sz="0" w:space="0" w:color="auto"/>
        <w:bottom w:val="none" w:sz="0" w:space="0" w:color="auto"/>
        <w:right w:val="none" w:sz="0" w:space="0" w:color="auto"/>
      </w:divBdr>
    </w:div>
    <w:div w:id="745416404">
      <w:bodyDiv w:val="1"/>
      <w:marLeft w:val="0"/>
      <w:marRight w:val="0"/>
      <w:marTop w:val="0"/>
      <w:marBottom w:val="0"/>
      <w:divBdr>
        <w:top w:val="none" w:sz="0" w:space="0" w:color="auto"/>
        <w:left w:val="none" w:sz="0" w:space="0" w:color="auto"/>
        <w:bottom w:val="none" w:sz="0" w:space="0" w:color="auto"/>
        <w:right w:val="none" w:sz="0" w:space="0" w:color="auto"/>
      </w:divBdr>
    </w:div>
    <w:div w:id="898243461">
      <w:bodyDiv w:val="1"/>
      <w:marLeft w:val="0"/>
      <w:marRight w:val="0"/>
      <w:marTop w:val="0"/>
      <w:marBottom w:val="0"/>
      <w:divBdr>
        <w:top w:val="none" w:sz="0" w:space="0" w:color="auto"/>
        <w:left w:val="none" w:sz="0" w:space="0" w:color="auto"/>
        <w:bottom w:val="none" w:sz="0" w:space="0" w:color="auto"/>
        <w:right w:val="none" w:sz="0" w:space="0" w:color="auto"/>
      </w:divBdr>
    </w:div>
    <w:div w:id="1015769583">
      <w:bodyDiv w:val="1"/>
      <w:marLeft w:val="0"/>
      <w:marRight w:val="0"/>
      <w:marTop w:val="0"/>
      <w:marBottom w:val="0"/>
      <w:divBdr>
        <w:top w:val="none" w:sz="0" w:space="0" w:color="auto"/>
        <w:left w:val="none" w:sz="0" w:space="0" w:color="auto"/>
        <w:bottom w:val="none" w:sz="0" w:space="0" w:color="auto"/>
        <w:right w:val="none" w:sz="0" w:space="0" w:color="auto"/>
      </w:divBdr>
    </w:div>
    <w:div w:id="1222059332">
      <w:bodyDiv w:val="1"/>
      <w:marLeft w:val="0"/>
      <w:marRight w:val="0"/>
      <w:marTop w:val="0"/>
      <w:marBottom w:val="0"/>
      <w:divBdr>
        <w:top w:val="none" w:sz="0" w:space="0" w:color="auto"/>
        <w:left w:val="none" w:sz="0" w:space="0" w:color="auto"/>
        <w:bottom w:val="none" w:sz="0" w:space="0" w:color="auto"/>
        <w:right w:val="none" w:sz="0" w:space="0" w:color="auto"/>
      </w:divBdr>
    </w:div>
    <w:div w:id="1284918424">
      <w:bodyDiv w:val="1"/>
      <w:marLeft w:val="0"/>
      <w:marRight w:val="0"/>
      <w:marTop w:val="0"/>
      <w:marBottom w:val="0"/>
      <w:divBdr>
        <w:top w:val="none" w:sz="0" w:space="0" w:color="auto"/>
        <w:left w:val="none" w:sz="0" w:space="0" w:color="auto"/>
        <w:bottom w:val="none" w:sz="0" w:space="0" w:color="auto"/>
        <w:right w:val="none" w:sz="0" w:space="0" w:color="auto"/>
      </w:divBdr>
    </w:div>
    <w:div w:id="1297905645">
      <w:bodyDiv w:val="1"/>
      <w:marLeft w:val="0"/>
      <w:marRight w:val="0"/>
      <w:marTop w:val="0"/>
      <w:marBottom w:val="0"/>
      <w:divBdr>
        <w:top w:val="none" w:sz="0" w:space="0" w:color="auto"/>
        <w:left w:val="none" w:sz="0" w:space="0" w:color="auto"/>
        <w:bottom w:val="none" w:sz="0" w:space="0" w:color="auto"/>
        <w:right w:val="none" w:sz="0" w:space="0" w:color="auto"/>
      </w:divBdr>
    </w:div>
    <w:div w:id="1305542720">
      <w:bodyDiv w:val="1"/>
      <w:marLeft w:val="0"/>
      <w:marRight w:val="0"/>
      <w:marTop w:val="0"/>
      <w:marBottom w:val="0"/>
      <w:divBdr>
        <w:top w:val="none" w:sz="0" w:space="0" w:color="auto"/>
        <w:left w:val="none" w:sz="0" w:space="0" w:color="auto"/>
        <w:bottom w:val="none" w:sz="0" w:space="0" w:color="auto"/>
        <w:right w:val="none" w:sz="0" w:space="0" w:color="auto"/>
      </w:divBdr>
    </w:div>
    <w:div w:id="1361395133">
      <w:bodyDiv w:val="1"/>
      <w:marLeft w:val="0"/>
      <w:marRight w:val="0"/>
      <w:marTop w:val="0"/>
      <w:marBottom w:val="0"/>
      <w:divBdr>
        <w:top w:val="none" w:sz="0" w:space="0" w:color="auto"/>
        <w:left w:val="none" w:sz="0" w:space="0" w:color="auto"/>
        <w:bottom w:val="none" w:sz="0" w:space="0" w:color="auto"/>
        <w:right w:val="none" w:sz="0" w:space="0" w:color="auto"/>
      </w:divBdr>
    </w:div>
    <w:div w:id="1462264851">
      <w:bodyDiv w:val="1"/>
      <w:marLeft w:val="0"/>
      <w:marRight w:val="0"/>
      <w:marTop w:val="0"/>
      <w:marBottom w:val="0"/>
      <w:divBdr>
        <w:top w:val="none" w:sz="0" w:space="0" w:color="auto"/>
        <w:left w:val="none" w:sz="0" w:space="0" w:color="auto"/>
        <w:bottom w:val="none" w:sz="0" w:space="0" w:color="auto"/>
        <w:right w:val="none" w:sz="0" w:space="0" w:color="auto"/>
      </w:divBdr>
    </w:div>
    <w:div w:id="1645233384">
      <w:bodyDiv w:val="1"/>
      <w:marLeft w:val="0"/>
      <w:marRight w:val="0"/>
      <w:marTop w:val="0"/>
      <w:marBottom w:val="0"/>
      <w:divBdr>
        <w:top w:val="none" w:sz="0" w:space="0" w:color="auto"/>
        <w:left w:val="none" w:sz="0" w:space="0" w:color="auto"/>
        <w:bottom w:val="none" w:sz="0" w:space="0" w:color="auto"/>
        <w:right w:val="none" w:sz="0" w:space="0" w:color="auto"/>
      </w:divBdr>
    </w:div>
    <w:div w:id="1811167168">
      <w:bodyDiv w:val="1"/>
      <w:marLeft w:val="0"/>
      <w:marRight w:val="0"/>
      <w:marTop w:val="0"/>
      <w:marBottom w:val="0"/>
      <w:divBdr>
        <w:top w:val="none" w:sz="0" w:space="0" w:color="auto"/>
        <w:left w:val="none" w:sz="0" w:space="0" w:color="auto"/>
        <w:bottom w:val="none" w:sz="0" w:space="0" w:color="auto"/>
        <w:right w:val="none" w:sz="0" w:space="0" w:color="auto"/>
      </w:divBdr>
    </w:div>
    <w:div w:id="1870560961">
      <w:bodyDiv w:val="1"/>
      <w:marLeft w:val="0"/>
      <w:marRight w:val="0"/>
      <w:marTop w:val="0"/>
      <w:marBottom w:val="0"/>
      <w:divBdr>
        <w:top w:val="none" w:sz="0" w:space="0" w:color="auto"/>
        <w:left w:val="none" w:sz="0" w:space="0" w:color="auto"/>
        <w:bottom w:val="none" w:sz="0" w:space="0" w:color="auto"/>
        <w:right w:val="none" w:sz="0" w:space="0" w:color="auto"/>
      </w:divBdr>
    </w:div>
    <w:div w:id="2031181170">
      <w:bodyDiv w:val="1"/>
      <w:marLeft w:val="0"/>
      <w:marRight w:val="0"/>
      <w:marTop w:val="0"/>
      <w:marBottom w:val="0"/>
      <w:divBdr>
        <w:top w:val="none" w:sz="0" w:space="0" w:color="auto"/>
        <w:left w:val="none" w:sz="0" w:space="0" w:color="auto"/>
        <w:bottom w:val="none" w:sz="0" w:space="0" w:color="auto"/>
        <w:right w:val="none" w:sz="0" w:space="0" w:color="auto"/>
      </w:divBdr>
    </w:div>
    <w:div w:id="213374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15F92-B346-4C92-972F-60CC25243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1766</Words>
  <Characters>10069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Youd</dc:creator>
  <cp:keywords/>
  <dc:description/>
  <cp:lastModifiedBy>Chris Youd</cp:lastModifiedBy>
  <cp:revision>2</cp:revision>
  <dcterms:created xsi:type="dcterms:W3CDTF">2017-03-09T18:39:00Z</dcterms:created>
  <dcterms:modified xsi:type="dcterms:W3CDTF">2017-03-09T18:39:00Z</dcterms:modified>
</cp:coreProperties>
</file>